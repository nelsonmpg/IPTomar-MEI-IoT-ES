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142B" w:rsidRDefault="00CD3B03" w:rsidP="0051142B">
      <w:pPr>
        <w:jc w:val="center"/>
      </w:pPr>
      <w:r>
        <w:rPr>
          <w:noProof/>
        </w:rPr>
        <w:drawing>
          <wp:inline distT="0" distB="0" distL="0" distR="0">
            <wp:extent cx="629892" cy="757457"/>
            <wp:effectExtent l="0" t="0" r="5715" b="5080"/>
            <wp:docPr id="3" name="Imagem 3" descr="Captura%20de%20ecrã%202016-12-09,%20às%2011.2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tura%20de%20ecrã%202016-12-09,%20às%2011.22.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92" cy="75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42B" w:rsidRDefault="00CD3B03" w:rsidP="0051142B">
      <w:pPr>
        <w:jc w:val="center"/>
      </w:pPr>
      <w:r>
        <w:t>INSTITUTO POLITÉCNICO DE TOMAR</w:t>
      </w:r>
    </w:p>
    <w:p w:rsidR="00A32DDD" w:rsidRDefault="00CD3B03" w:rsidP="00312890">
      <w:pPr>
        <w:jc w:val="center"/>
      </w:pPr>
      <w:r>
        <w:t>ESCOLA SUPERIOR DE TECNOLOGIAS DE TOMAR</w:t>
      </w:r>
    </w:p>
    <w:p w:rsidR="00312890" w:rsidRPr="00CF2F1D" w:rsidRDefault="00312890" w:rsidP="00312890">
      <w:pPr>
        <w:jc w:val="center"/>
        <w:rPr>
          <w:sz w:val="22"/>
        </w:rPr>
      </w:pPr>
    </w:p>
    <w:p w:rsidR="00224981" w:rsidRPr="00312890" w:rsidRDefault="00224981" w:rsidP="00312890">
      <w:pPr>
        <w:jc w:val="center"/>
      </w:pPr>
    </w:p>
    <w:p w:rsidR="00E732A9" w:rsidRPr="00CF2F1D" w:rsidRDefault="00BE4D5C" w:rsidP="00224981">
      <w:pPr>
        <w:pStyle w:val="Ttulo"/>
        <w:jc w:val="center"/>
        <w:rPr>
          <w:sz w:val="56"/>
        </w:rPr>
      </w:pPr>
      <w:r w:rsidRPr="00913BDA">
        <w:rPr>
          <w:sz w:val="56"/>
          <w:highlight w:val="yellow"/>
        </w:rPr>
        <w:t>Repositório de Projetos do IPT</w:t>
      </w:r>
    </w:p>
    <w:p w:rsidR="00A32DDD" w:rsidRDefault="00A32DDD" w:rsidP="00312890">
      <w:pPr>
        <w:rPr>
          <w:b/>
        </w:rPr>
      </w:pPr>
    </w:p>
    <w:p w:rsidR="0051142B" w:rsidRPr="00224981" w:rsidRDefault="00A32DDD" w:rsidP="0051142B">
      <w:pPr>
        <w:jc w:val="center"/>
        <w:rPr>
          <w:b/>
        </w:rPr>
      </w:pPr>
      <w:r w:rsidRPr="00224981">
        <w:rPr>
          <w:b/>
        </w:rPr>
        <w:t>Mestrado em Engenharia Informática – Internet das Coisas</w:t>
      </w:r>
    </w:p>
    <w:p w:rsidR="00541332" w:rsidRDefault="00A32DDD" w:rsidP="0051142B">
      <w:pPr>
        <w:jc w:val="center"/>
      </w:pPr>
      <w:r>
        <w:t>Engenharia de Software</w:t>
      </w:r>
    </w:p>
    <w:p w:rsidR="00BE4D5C" w:rsidRDefault="00143EB3" w:rsidP="0051142B">
      <w:pPr>
        <w:jc w:val="center"/>
      </w:pPr>
      <w:r>
        <w:t>2016/</w:t>
      </w:r>
      <w:r w:rsidR="00BE4D5C">
        <w:t>2017</w:t>
      </w:r>
    </w:p>
    <w:p w:rsidR="00A32DDD" w:rsidRPr="00CF2F1D" w:rsidRDefault="00A32DDD" w:rsidP="00312890">
      <w:pPr>
        <w:jc w:val="center"/>
        <w:rPr>
          <w:sz w:val="22"/>
        </w:rPr>
      </w:pPr>
    </w:p>
    <w:p w:rsidR="00CF2F1D" w:rsidRDefault="00A32DDD" w:rsidP="00143EB3">
      <w:pPr>
        <w:jc w:val="right"/>
        <w:rPr>
          <w:i/>
        </w:rPr>
      </w:pPr>
      <w:r>
        <w:rPr>
          <w:rStyle w:val="Forte"/>
        </w:rPr>
        <w:t>Autores</w:t>
      </w:r>
      <w:r w:rsidR="00143EB3">
        <w:rPr>
          <w:rStyle w:val="Forte"/>
        </w:rPr>
        <w:br/>
      </w:r>
      <w:r w:rsidR="00BE4D5C" w:rsidRPr="00CF2F1D">
        <w:rPr>
          <w:b/>
          <w:i/>
        </w:rPr>
        <w:t>António Paulo Rodrigues</w:t>
      </w:r>
      <w:r w:rsidR="00312890">
        <w:br/>
      </w:r>
      <w:r w:rsidR="007B2952">
        <w:rPr>
          <w:i/>
        </w:rPr>
        <w:t>&lt;estt2208</w:t>
      </w:r>
      <w:r w:rsidRPr="00312890">
        <w:rPr>
          <w:i/>
        </w:rPr>
        <w:t>@ipt.pt&gt;</w:t>
      </w:r>
      <w:r w:rsidR="00BE4D5C" w:rsidRPr="00312890">
        <w:rPr>
          <w:i/>
        </w:rPr>
        <w:t xml:space="preserve"> - </w:t>
      </w:r>
      <w:r w:rsidRPr="00312890">
        <w:rPr>
          <w:i/>
        </w:rPr>
        <w:t>n</w:t>
      </w:r>
      <w:r w:rsidR="00BE4D5C" w:rsidRPr="00312890">
        <w:rPr>
          <w:i/>
        </w:rPr>
        <w:t>º 2208</w:t>
      </w:r>
    </w:p>
    <w:p w:rsidR="00CF2F1D" w:rsidRDefault="00312890" w:rsidP="00143EB3">
      <w:pPr>
        <w:jc w:val="right"/>
        <w:rPr>
          <w:i/>
        </w:rPr>
      </w:pPr>
      <w:r>
        <w:br/>
      </w:r>
      <w:r w:rsidR="00BE4D5C" w:rsidRPr="00CF2F1D">
        <w:rPr>
          <w:b/>
          <w:i/>
        </w:rPr>
        <w:t xml:space="preserve">Miguel Filipe </w:t>
      </w:r>
      <w:r w:rsidR="00A32DDD" w:rsidRPr="00CF2F1D">
        <w:rPr>
          <w:b/>
          <w:i/>
        </w:rPr>
        <w:t xml:space="preserve">Redol </w:t>
      </w:r>
      <w:proofErr w:type="spellStart"/>
      <w:r w:rsidR="00A32DDD" w:rsidRPr="00CF2F1D">
        <w:rPr>
          <w:b/>
          <w:i/>
        </w:rPr>
        <w:t>Cotralha</w:t>
      </w:r>
      <w:proofErr w:type="spellEnd"/>
      <w:r w:rsidR="00A32DDD" w:rsidRPr="00CF2F1D">
        <w:rPr>
          <w:b/>
          <w:i/>
        </w:rPr>
        <w:t xml:space="preserve"> Inácio Coelho</w:t>
      </w:r>
      <w:r>
        <w:br/>
      </w:r>
      <w:r w:rsidR="005F3320">
        <w:rPr>
          <w:i/>
        </w:rPr>
        <w:t>&lt;aluno18284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18284</w:t>
      </w:r>
    </w:p>
    <w:p w:rsidR="00CF2F1D" w:rsidRDefault="00312890" w:rsidP="00143EB3">
      <w:pPr>
        <w:jc w:val="right"/>
        <w:rPr>
          <w:i/>
        </w:rPr>
      </w:pPr>
      <w:r>
        <w:br/>
      </w:r>
      <w:r w:rsidR="00BE4D5C" w:rsidRPr="00CF2F1D">
        <w:rPr>
          <w:b/>
          <w:i/>
        </w:rPr>
        <w:t>Nelson Miguel Pereira Gomes</w:t>
      </w:r>
      <w:r w:rsidRPr="00CF2F1D">
        <w:rPr>
          <w:b/>
          <w:i/>
        </w:rPr>
        <w:br/>
      </w:r>
      <w:r w:rsidR="00A32DDD" w:rsidRPr="00312890">
        <w:rPr>
          <w:i/>
        </w:rPr>
        <w:t>&lt;</w:t>
      </w:r>
      <w:r w:rsidR="0035169B" w:rsidRPr="0035169B">
        <w:rPr>
          <w:i/>
        </w:rPr>
        <w:t>estt16037</w:t>
      </w:r>
      <w:r w:rsidR="00A32DDD" w:rsidRPr="0035169B">
        <w:rPr>
          <w:i/>
        </w:rPr>
        <w:t>@ipt.pt</w:t>
      </w:r>
      <w:r w:rsidR="00A32DDD" w:rsidRPr="00312890">
        <w:rPr>
          <w:i/>
        </w:rPr>
        <w:t>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16037</w:t>
      </w:r>
    </w:p>
    <w:p w:rsidR="00CF2F1D" w:rsidRDefault="00312890" w:rsidP="00143EB3">
      <w:pPr>
        <w:jc w:val="right"/>
        <w:rPr>
          <w:i/>
        </w:rPr>
      </w:pPr>
      <w:r>
        <w:br/>
      </w:r>
      <w:r w:rsidR="00A32DDD" w:rsidRPr="00CF2F1D">
        <w:rPr>
          <w:b/>
          <w:i/>
        </w:rPr>
        <w:t>Pedro André Casimiro Nunes</w:t>
      </w:r>
      <w:r>
        <w:br/>
      </w:r>
      <w:r w:rsidR="007B2952">
        <w:rPr>
          <w:i/>
        </w:rPr>
        <w:t>&lt;aluno16811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16811</w:t>
      </w:r>
    </w:p>
    <w:p w:rsidR="00CF2F1D" w:rsidRDefault="00312890" w:rsidP="00143EB3">
      <w:pPr>
        <w:jc w:val="right"/>
        <w:rPr>
          <w:i/>
        </w:rPr>
      </w:pPr>
      <w:r>
        <w:br/>
      </w:r>
      <w:r w:rsidR="00A32DDD" w:rsidRPr="00CF2F1D">
        <w:rPr>
          <w:b/>
          <w:i/>
        </w:rPr>
        <w:t>Pedro Henriques Dias</w:t>
      </w:r>
      <w:r>
        <w:br/>
      </w:r>
      <w:r w:rsidR="00A32DDD" w:rsidRPr="00312890">
        <w:rPr>
          <w:i/>
        </w:rPr>
        <w:t>&lt;</w:t>
      </w:r>
      <w:r w:rsidR="00737F83">
        <w:rPr>
          <w:i/>
        </w:rPr>
        <w:t>aluno17</w:t>
      </w:r>
      <w:r w:rsidR="005F3320">
        <w:rPr>
          <w:i/>
        </w:rPr>
        <w:t>108</w:t>
      </w:r>
      <w:r w:rsidR="00A32DDD" w:rsidRPr="00312890">
        <w:rPr>
          <w:i/>
        </w:rPr>
        <w:t>@ipt.pt&gt; - n</w:t>
      </w:r>
      <w:r w:rsidR="00BE4D5C" w:rsidRPr="00312890">
        <w:rPr>
          <w:i/>
        </w:rPr>
        <w:t>º</w:t>
      </w:r>
      <w:r w:rsidR="00A32DDD" w:rsidRPr="00312890">
        <w:rPr>
          <w:i/>
        </w:rPr>
        <w:t xml:space="preserve"> </w:t>
      </w:r>
      <w:r w:rsidR="00BE4D5C" w:rsidRPr="00312890">
        <w:rPr>
          <w:i/>
        </w:rPr>
        <w:t>17108</w:t>
      </w:r>
    </w:p>
    <w:p w:rsidR="00CF2F1D" w:rsidRDefault="00312890" w:rsidP="00143EB3">
      <w:pPr>
        <w:jc w:val="right"/>
        <w:rPr>
          <w:i/>
        </w:rPr>
      </w:pPr>
      <w:r w:rsidRPr="00312890">
        <w:rPr>
          <w:i/>
        </w:rPr>
        <w:br/>
      </w:r>
      <w:r w:rsidR="00BE4D5C" w:rsidRPr="00CF2F1D">
        <w:rPr>
          <w:b/>
          <w:i/>
        </w:rPr>
        <w:t>Pedro Migu</w:t>
      </w:r>
      <w:r w:rsidR="00A32DDD" w:rsidRPr="00CF2F1D">
        <w:rPr>
          <w:b/>
          <w:i/>
        </w:rPr>
        <w:t>el Pinheiro De Matos</w:t>
      </w:r>
      <w:r>
        <w:br/>
      </w:r>
      <w:r w:rsidR="007B2952">
        <w:rPr>
          <w:i/>
        </w:rPr>
        <w:t>&lt;aluno13441</w:t>
      </w:r>
      <w:r w:rsidR="00A32DDD" w:rsidRPr="00312890">
        <w:rPr>
          <w:i/>
        </w:rPr>
        <w:t>@ipt.pt&gt; - nº 13341</w:t>
      </w:r>
    </w:p>
    <w:p w:rsidR="00A32DDD" w:rsidRDefault="00312890" w:rsidP="00143EB3">
      <w:pPr>
        <w:jc w:val="right"/>
      </w:pPr>
      <w:r>
        <w:br/>
      </w:r>
      <w:r w:rsidR="00A32DDD" w:rsidRPr="00CF2F1D">
        <w:rPr>
          <w:b/>
          <w:i/>
        </w:rPr>
        <w:t>Vasco Manuel Joaquim Marques</w:t>
      </w:r>
      <w:r>
        <w:br/>
      </w:r>
      <w:r w:rsidR="00A32DDD" w:rsidRPr="00DF4337">
        <w:rPr>
          <w:i/>
        </w:rPr>
        <w:t>&lt;</w:t>
      </w:r>
      <w:r w:rsidR="00DF4337" w:rsidRPr="00DF4337">
        <w:rPr>
          <w:i/>
        </w:rPr>
        <w:t>estt11046</w:t>
      </w:r>
      <w:r w:rsidR="00A32DDD" w:rsidRPr="00DF4337">
        <w:rPr>
          <w:i/>
        </w:rPr>
        <w:t>@ipt.pt&gt;</w:t>
      </w:r>
      <w:r w:rsidR="00A32DDD" w:rsidRPr="00312890">
        <w:rPr>
          <w:i/>
        </w:rPr>
        <w:t xml:space="preserve"> - n</w:t>
      </w:r>
      <w:r w:rsidR="00BE4D5C" w:rsidRPr="00312890">
        <w:rPr>
          <w:i/>
        </w:rPr>
        <w:t>º 11046</w:t>
      </w:r>
    </w:p>
    <w:p w:rsidR="00A32DDD" w:rsidRPr="00CF2F1D" w:rsidRDefault="00A32DDD" w:rsidP="00A32DDD">
      <w:pPr>
        <w:ind w:firstLine="708"/>
        <w:jc w:val="right"/>
        <w:rPr>
          <w:sz w:val="20"/>
        </w:rPr>
      </w:pPr>
    </w:p>
    <w:p w:rsidR="004645B9" w:rsidRPr="00BE4D5C" w:rsidRDefault="00A32DDD" w:rsidP="00143EB3">
      <w:pPr>
        <w:ind w:firstLine="708"/>
        <w:jc w:val="right"/>
      </w:pPr>
      <w:r w:rsidRPr="00A32DDD">
        <w:rPr>
          <w:rStyle w:val="Forte"/>
        </w:rPr>
        <w:t>Orientador</w:t>
      </w:r>
      <w:r w:rsidR="00143EB3">
        <w:rPr>
          <w:rStyle w:val="Forte"/>
        </w:rPr>
        <w:br/>
      </w:r>
      <w:r w:rsidR="004645B9" w:rsidRPr="00CF2F1D">
        <w:rPr>
          <w:b/>
          <w:i/>
        </w:rPr>
        <w:t>Renato Panda</w:t>
      </w:r>
      <w:r w:rsidR="00312890" w:rsidRPr="00CF2F1D">
        <w:rPr>
          <w:b/>
          <w:i/>
        </w:rPr>
        <w:br/>
      </w:r>
      <w:r w:rsidR="00312890" w:rsidRPr="00312890">
        <w:rPr>
          <w:i/>
        </w:rPr>
        <w:t>&lt;renato.panda@ipt.pt&gt;</w:t>
      </w:r>
    </w:p>
    <w:p w:rsidR="004645B9" w:rsidRDefault="00224981" w:rsidP="00EF482E">
      <w:pPr>
        <w:pStyle w:val="Ttulo1"/>
        <w:numPr>
          <w:ilvl w:val="0"/>
          <w:numId w:val="0"/>
        </w:numPr>
      </w:pPr>
      <w:bookmarkStart w:id="0" w:name="_Toc472457963"/>
      <w:r>
        <w:t>Resumo</w:t>
      </w:r>
      <w:bookmarkEnd w:id="0"/>
    </w:p>
    <w:p w:rsidR="00460164" w:rsidRDefault="00A1616B" w:rsidP="00460164">
      <w:pPr>
        <w:jc w:val="both"/>
      </w:pPr>
      <w:r>
        <w:t>Este documento documenta o proje</w:t>
      </w:r>
      <w:del w:id="1" w:author="Latitude" w:date="2017-01-23T22:04:00Z">
        <w:r w:rsidDel="004A353F">
          <w:delText>c</w:delText>
        </w:r>
      </w:del>
      <w:r>
        <w:t xml:space="preserve">to “Repositório de </w:t>
      </w:r>
      <w:proofErr w:type="spellStart"/>
      <w:r>
        <w:t>Proje</w:t>
      </w:r>
      <w:del w:id="2" w:author="Latitude" w:date="2017-01-23T22:04:00Z">
        <w:r w:rsidDel="004A353F">
          <w:delText>c</w:delText>
        </w:r>
      </w:del>
      <w:r>
        <w:t>tos</w:t>
      </w:r>
      <w:proofErr w:type="spellEnd"/>
      <w:r>
        <w:t xml:space="preserve"> do IPT”, realizado no âmbito da disciplina de Engenharia de Software, Mestrado de Engenharia Informática (</w:t>
      </w:r>
      <w:r w:rsidRPr="00A1616B">
        <w:rPr>
          <w:i/>
        </w:rPr>
        <w:t xml:space="preserve">Internet </w:t>
      </w:r>
      <w:proofErr w:type="spellStart"/>
      <w:r w:rsidRPr="00A1616B">
        <w:rPr>
          <w:i/>
        </w:rPr>
        <w:t>of</w:t>
      </w:r>
      <w:proofErr w:type="spellEnd"/>
      <w:r w:rsidRPr="00A1616B">
        <w:rPr>
          <w:i/>
        </w:rPr>
        <w:t xml:space="preserve"> </w:t>
      </w:r>
      <w:proofErr w:type="spellStart"/>
      <w:r w:rsidRPr="00A1616B">
        <w:rPr>
          <w:i/>
        </w:rPr>
        <w:t>Things</w:t>
      </w:r>
      <w:proofErr w:type="spellEnd"/>
      <w:r>
        <w:t xml:space="preserve">) do Instituto Politécnico de Tomar. Nesta disciplina foram introduzidas metodologias ágeis de desenvolvimento de </w:t>
      </w:r>
      <w:proofErr w:type="gramStart"/>
      <w:r w:rsidRPr="00460164">
        <w:rPr>
          <w:i/>
        </w:rPr>
        <w:t>software</w:t>
      </w:r>
      <w:proofErr w:type="gramEnd"/>
      <w:r w:rsidR="00460164">
        <w:rPr>
          <w:i/>
        </w:rPr>
        <w:t>,</w:t>
      </w:r>
      <w:r>
        <w:t xml:space="preserve"> assim como tecnologias e conceitos novos</w:t>
      </w:r>
      <w:r w:rsidR="00460164">
        <w:t xml:space="preserve">, tais como </w:t>
      </w:r>
      <w:r>
        <w:t>Ruby, Rails, mapeamento de obje</w:t>
      </w:r>
      <w:del w:id="3" w:author="Latitude" w:date="2017-01-23T22:04:00Z">
        <w:r w:rsidDel="004A353F">
          <w:delText>c</w:delText>
        </w:r>
      </w:del>
      <w:r>
        <w:t>tos relacionais (ORM), ambientes de desenvolvimento virtuais, testes automatizados e ferramentas colaborativas, que serviram de base para o desenvolvimento do proje</w:t>
      </w:r>
      <w:del w:id="4" w:author="Latitude" w:date="2017-01-23T22:04:00Z">
        <w:r w:rsidDel="004A353F">
          <w:delText>c</w:delText>
        </w:r>
      </w:del>
      <w:r>
        <w:t>to.</w:t>
      </w:r>
    </w:p>
    <w:p w:rsidR="00A1616B" w:rsidRDefault="00460164" w:rsidP="00EF482E">
      <w:pPr>
        <w:pStyle w:val="Ttulo2"/>
        <w:numPr>
          <w:ilvl w:val="0"/>
          <w:numId w:val="0"/>
        </w:numPr>
      </w:pPr>
      <w:bookmarkStart w:id="5" w:name="_Toc472457964"/>
      <w:r>
        <w:lastRenderedPageBreak/>
        <w:t>Sumário</w:t>
      </w:r>
      <w:bookmarkEnd w:id="5"/>
    </w:p>
    <w:p w:rsidR="00890BDF" w:rsidRDefault="00460164" w:rsidP="00890BDF">
      <w:pPr>
        <w:jc w:val="both"/>
      </w:pPr>
      <w:r>
        <w:t>O obje</w:t>
      </w:r>
      <w:del w:id="6" w:author="Latitude" w:date="2017-01-23T22:05:00Z">
        <w:r w:rsidDel="004A353F">
          <w:delText>c</w:delText>
        </w:r>
      </w:del>
      <w:r>
        <w:t>tivo deste trabalho foi criar um repositório de proje</w:t>
      </w:r>
      <w:del w:id="7" w:author="Latitude" w:date="2017-01-23T22:05:00Z">
        <w:r w:rsidDel="004A353F">
          <w:delText>c</w:delText>
        </w:r>
      </w:del>
      <w:r>
        <w:t>tos académicos que agregue todos os trabalhos desenvolvidos pelos alunos do IPT. Pretende</w:t>
      </w:r>
      <w:r w:rsidR="00285BDF">
        <w:t>u-se</w:t>
      </w:r>
      <w:r>
        <w:t xml:space="preserve"> com isto dotar a instituição de uma plataforma web que </w:t>
      </w:r>
      <w:r w:rsidR="00285BDF">
        <w:t>sirva de ponto central para quem quiser conhecer o que tem sido feito dentro da instituição, aumentando assim a sua exposição para o exterior.</w:t>
      </w:r>
    </w:p>
    <w:p w:rsidR="00890BDF" w:rsidRDefault="00285BDF" w:rsidP="00890BDF">
      <w:pPr>
        <w:jc w:val="both"/>
      </w:pPr>
      <w:r>
        <w:t>O trabalho foi realizado utilizando metodologias SCRUM, sendo dividido em 1+4 iterações. A primeira iteração serviu para contacto com ferramentas e linguagens novas (Ruby) e para definição da plataforma a implementar. Esta iteração deu origem a um conjunto inicial de “</w:t>
      </w:r>
      <w:proofErr w:type="spellStart"/>
      <w:r w:rsidRPr="00285BDF">
        <w:rPr>
          <w:i/>
        </w:rPr>
        <w:t>user</w:t>
      </w:r>
      <w:proofErr w:type="spellEnd"/>
      <w:r w:rsidRPr="00285BDF">
        <w:rPr>
          <w:i/>
        </w:rPr>
        <w:t xml:space="preserve"> </w:t>
      </w:r>
      <w:proofErr w:type="spellStart"/>
      <w:r w:rsidRPr="00285BDF">
        <w:rPr>
          <w:i/>
        </w:rPr>
        <w:t>stories</w:t>
      </w:r>
      <w:proofErr w:type="spellEnd"/>
      <w:r>
        <w:t>” que foram sido implementadas nas quatro iterações seguintes, em conjunto com novas histórias que foram surgindo. O proje</w:t>
      </w:r>
      <w:del w:id="8" w:author="Latitude" w:date="2017-01-23T22:05:00Z">
        <w:r w:rsidDel="004A353F">
          <w:delText>c</w:delText>
        </w:r>
      </w:del>
      <w:r>
        <w:t xml:space="preserve">to foi desenvolvido em Ruby 2.3, usando 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Rails 5. Segue o paradigma </w:t>
      </w:r>
      <w:proofErr w:type="spellStart"/>
      <w:r>
        <w:t>Model-View-Controller</w:t>
      </w:r>
      <w:proofErr w:type="spellEnd"/>
      <w:r>
        <w:t xml:space="preserve">, tendo recorrido às </w:t>
      </w:r>
      <w:proofErr w:type="spellStart"/>
      <w:r>
        <w:t>frameworks</w:t>
      </w:r>
      <w:proofErr w:type="spellEnd"/>
      <w:r>
        <w:t xml:space="preserve"> / bibliotecas </w:t>
      </w:r>
      <w:proofErr w:type="spellStart"/>
      <w:r>
        <w:t>bootstrap</w:t>
      </w:r>
      <w:proofErr w:type="spellEnd"/>
      <w:r>
        <w:t xml:space="preserve"> 4 e </w:t>
      </w:r>
      <w:proofErr w:type="spellStart"/>
      <w:r>
        <w:t>jQuery</w:t>
      </w:r>
      <w:proofErr w:type="spellEnd"/>
      <w:r>
        <w:t xml:space="preserve"> para um interface moderno e adaptado a diversos dispositivos – responsivo.</w:t>
      </w:r>
    </w:p>
    <w:p w:rsidR="00460164" w:rsidRDefault="00890BDF" w:rsidP="00890BDF">
      <w:pPr>
        <w:jc w:val="both"/>
      </w:pPr>
      <w:r>
        <w:t xml:space="preserve">O </w:t>
      </w:r>
      <w:proofErr w:type="spellStart"/>
      <w:r>
        <w:t>projecto</w:t>
      </w:r>
      <w:proofErr w:type="spellEnd"/>
      <w:r>
        <w:t xml:space="preserve"> e </w:t>
      </w:r>
      <w:proofErr w:type="spellStart"/>
      <w:r>
        <w:t>respectivo</w:t>
      </w:r>
      <w:proofErr w:type="spellEnd"/>
      <w:r>
        <w:t xml:space="preserve"> código-fonte estão disponíveis na página deste e no repositório </w:t>
      </w:r>
      <w:proofErr w:type="spellStart"/>
      <w:ins w:id="9" w:author="Latitude" w:date="2017-01-23T22:05:00Z">
        <w:r w:rsidR="004A353F">
          <w:t>git</w:t>
        </w:r>
        <w:proofErr w:type="spellEnd"/>
        <w:r w:rsidR="004A353F">
          <w:t xml:space="preserve">, </w:t>
        </w:r>
      </w:ins>
      <w:proofErr w:type="spellStart"/>
      <w:r>
        <w:t>respectivo</w:t>
      </w:r>
      <w:proofErr w:type="spellEnd"/>
      <w:r>
        <w:t>.</w:t>
      </w:r>
    </w:p>
    <w:p w:rsidR="00460164" w:rsidRDefault="00460164" w:rsidP="00FC334B">
      <w:pPr>
        <w:jc w:val="both"/>
      </w:pPr>
    </w:p>
    <w:p w:rsidR="00460164" w:rsidRDefault="00460164" w:rsidP="00EF482E">
      <w:pPr>
        <w:pStyle w:val="Ttulo2"/>
        <w:numPr>
          <w:ilvl w:val="0"/>
          <w:numId w:val="0"/>
        </w:numPr>
      </w:pPr>
      <w:bookmarkStart w:id="10" w:name="_Toc472457965"/>
      <w:proofErr w:type="spellStart"/>
      <w:r>
        <w:t>Summary</w:t>
      </w:r>
      <w:bookmarkEnd w:id="10"/>
      <w:proofErr w:type="spellEnd"/>
    </w:p>
    <w:p w:rsidR="00460164" w:rsidRDefault="00460164" w:rsidP="00FC334B">
      <w:pPr>
        <w:jc w:val="both"/>
      </w:pPr>
      <w:proofErr w:type="spellStart"/>
      <w:r w:rsidRPr="005E6E70">
        <w:rPr>
          <w:highlight w:val="yellow"/>
        </w:rPr>
        <w:t>Lorem</w:t>
      </w:r>
      <w:proofErr w:type="spellEnd"/>
      <w:r w:rsidRPr="005E6E70">
        <w:rPr>
          <w:highlight w:val="yellow"/>
        </w:rPr>
        <w:t xml:space="preserve"> </w:t>
      </w:r>
      <w:proofErr w:type="spellStart"/>
      <w:r w:rsidRPr="005E6E70">
        <w:rPr>
          <w:highlight w:val="yellow"/>
        </w:rPr>
        <w:t>ipsum</w:t>
      </w:r>
      <w:proofErr w:type="spellEnd"/>
      <w:r w:rsidRPr="005E6E70">
        <w:rPr>
          <w:highlight w:val="yellow"/>
        </w:rPr>
        <w:t>…</w:t>
      </w:r>
      <w:r w:rsidR="00890BDF" w:rsidRPr="005E6E70">
        <w:rPr>
          <w:highlight w:val="yellow"/>
        </w:rPr>
        <w:t xml:space="preserve"> o mesmo mas em inglês </w:t>
      </w:r>
      <w:r w:rsidR="00890BDF" w:rsidRPr="005E6E70">
        <w:rPr>
          <w:highlight w:val="yellow"/>
        </w:rPr>
        <w:sym w:font="Wingdings" w:char="F04A"/>
      </w:r>
    </w:p>
    <w:p w:rsidR="00FC334B" w:rsidRDefault="00FC334B" w:rsidP="00FC334B">
      <w:pPr>
        <w:jc w:val="both"/>
      </w:pPr>
    </w:p>
    <w:p w:rsidR="00FC334B" w:rsidRDefault="00FC334B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D973E7" w:rsidP="0051142B">
      <w:pPr>
        <w:jc w:val="center"/>
      </w:pPr>
      <w:r w:rsidRPr="00D973E7">
        <w:rPr>
          <w:highlight w:val="red"/>
        </w:rPr>
        <w:t xml:space="preserve">----- </w:t>
      </w:r>
      <w:proofErr w:type="gramStart"/>
      <w:r w:rsidRPr="00D973E7">
        <w:rPr>
          <w:highlight w:val="red"/>
        </w:rPr>
        <w:t>ui</w:t>
      </w:r>
      <w:proofErr w:type="gramEnd"/>
      <w:r w:rsidRPr="00D973E7">
        <w:rPr>
          <w:highlight w:val="red"/>
        </w:rPr>
        <w:t xml:space="preserve"> ----- ainda falta ----</w:t>
      </w: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585697" w:rsidRDefault="00585697" w:rsidP="0051142B">
      <w:pPr>
        <w:jc w:val="center"/>
      </w:pPr>
    </w:p>
    <w:p w:rsidR="00FC334B" w:rsidRPr="00224981" w:rsidRDefault="00460164" w:rsidP="0051142B">
      <w:pPr>
        <w:jc w:val="center"/>
        <w:rPr>
          <w:b/>
        </w:rPr>
      </w:pPr>
      <w:r>
        <w:rPr>
          <w:b/>
        </w:rPr>
        <w:t>Palavras-chave</w:t>
      </w:r>
    </w:p>
    <w:p w:rsidR="00FC334B" w:rsidRPr="007D6EBD" w:rsidRDefault="00ED4F46" w:rsidP="0051142B">
      <w:pPr>
        <w:jc w:val="center"/>
        <w:rPr>
          <w:lang w:val="en-US"/>
        </w:rPr>
      </w:pPr>
      <w:proofErr w:type="spellStart"/>
      <w:r>
        <w:rPr>
          <w:lang w:val="en-US"/>
        </w:rPr>
        <w:t>Repositório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proje</w:t>
      </w:r>
      <w:del w:id="11" w:author="Latitude" w:date="2017-01-23T22:05:00Z">
        <w:r w:rsidDel="004A353F">
          <w:rPr>
            <w:lang w:val="en-US"/>
          </w:rPr>
          <w:delText>c</w:delText>
        </w:r>
      </w:del>
      <w:r>
        <w:rPr>
          <w:lang w:val="en-US"/>
        </w:rPr>
        <w:t>tos</w:t>
      </w:r>
      <w:proofErr w:type="spellEnd"/>
      <w:r>
        <w:rPr>
          <w:lang w:val="en-US"/>
        </w:rPr>
        <w:t xml:space="preserve">, Ruby, </w:t>
      </w:r>
      <w:r w:rsidR="00C13616" w:rsidRPr="007D6EBD">
        <w:rPr>
          <w:lang w:val="en-US"/>
        </w:rPr>
        <w:t>Ruby</w:t>
      </w:r>
      <w:r w:rsidR="007D6EBD" w:rsidRPr="007D6EBD">
        <w:rPr>
          <w:lang w:val="en-US"/>
        </w:rPr>
        <w:t xml:space="preserve"> on Rails</w:t>
      </w:r>
      <w:r w:rsidR="00C13616" w:rsidRPr="007D6EBD">
        <w:rPr>
          <w:lang w:val="en-US"/>
        </w:rPr>
        <w:t>,</w:t>
      </w:r>
      <w:r w:rsidR="007D6EBD">
        <w:rPr>
          <w:lang w:val="en-US"/>
        </w:rPr>
        <w:t xml:space="preserve"> Bootstrap, responsive</w:t>
      </w:r>
    </w:p>
    <w:p w:rsidR="00FC334B" w:rsidRPr="007D6EBD" w:rsidRDefault="00FC334B" w:rsidP="0051142B">
      <w:pPr>
        <w:jc w:val="center"/>
        <w:rPr>
          <w:lang w:val="en-US"/>
        </w:rPr>
      </w:pPr>
    </w:p>
    <w:p w:rsidR="0051142B" w:rsidRPr="007D6EBD" w:rsidRDefault="0051142B" w:rsidP="0051142B">
      <w:pPr>
        <w:jc w:val="center"/>
        <w:rPr>
          <w:lang w:val="en-US"/>
        </w:rPr>
      </w:pPr>
      <w:r w:rsidRPr="007D6EBD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57209248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:rsidR="00ED4F46" w:rsidRDefault="00ED4F46">
          <w:pPr>
            <w:pStyle w:val="Ttulodondice"/>
          </w:pPr>
          <w:r>
            <w:t>Índice</w:t>
          </w:r>
        </w:p>
        <w:p w:rsidR="00467E2A" w:rsidRDefault="00991C9C">
          <w:pPr>
            <w:pStyle w:val="ndice1"/>
            <w:tabs>
              <w:tab w:val="right" w:leader="dot" w:pos="8488"/>
            </w:tabs>
            <w:rPr>
              <w:noProof/>
            </w:rPr>
          </w:pPr>
          <w:r w:rsidRPr="00991C9C">
            <w:fldChar w:fldCharType="begin"/>
          </w:r>
          <w:r w:rsidR="00ED4F46">
            <w:instrText xml:space="preserve"> TOC \o "1-3" \h \z \u </w:instrText>
          </w:r>
          <w:r w:rsidRPr="00991C9C">
            <w:fldChar w:fldCharType="separate"/>
          </w:r>
          <w:hyperlink w:anchor="_Toc472457963" w:history="1">
            <w:r w:rsidR="00467E2A" w:rsidRPr="0085637F">
              <w:rPr>
                <w:rStyle w:val="Hiperligao"/>
                <w:noProof/>
              </w:rPr>
              <w:t>Resumo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2"/>
            <w:tabs>
              <w:tab w:val="right" w:leader="dot" w:pos="8488"/>
            </w:tabs>
            <w:rPr>
              <w:noProof/>
            </w:rPr>
          </w:pPr>
          <w:hyperlink w:anchor="_Toc472457964" w:history="1">
            <w:r w:rsidR="00467E2A" w:rsidRPr="0085637F">
              <w:rPr>
                <w:rStyle w:val="Hiperligao"/>
                <w:noProof/>
              </w:rPr>
              <w:t>Sumário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2"/>
            <w:tabs>
              <w:tab w:val="right" w:leader="dot" w:pos="8488"/>
            </w:tabs>
            <w:rPr>
              <w:noProof/>
            </w:rPr>
          </w:pPr>
          <w:hyperlink w:anchor="_Toc472457965" w:history="1">
            <w:r w:rsidR="00467E2A" w:rsidRPr="0085637F">
              <w:rPr>
                <w:rStyle w:val="Hiperligao"/>
                <w:noProof/>
              </w:rPr>
              <w:t>Summary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1"/>
            <w:tabs>
              <w:tab w:val="right" w:leader="dot" w:pos="8488"/>
            </w:tabs>
            <w:rPr>
              <w:noProof/>
            </w:rPr>
          </w:pPr>
          <w:hyperlink w:anchor="_Toc472457966" w:history="1">
            <w:r w:rsidR="00467E2A" w:rsidRPr="0085637F">
              <w:rPr>
                <w:rStyle w:val="Hiperligao"/>
                <w:noProof/>
              </w:rPr>
              <w:t>Lista de Acrónimos e Abreviaturas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67" w:history="1">
            <w:r w:rsidR="00467E2A" w:rsidRPr="0085637F">
              <w:rPr>
                <w:rStyle w:val="Hiperligao"/>
                <w:noProof/>
              </w:rPr>
              <w:t>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Introdução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68" w:history="1">
            <w:r w:rsidR="00467E2A" w:rsidRPr="0085637F">
              <w:rPr>
                <w:rStyle w:val="Hiperligao"/>
                <w:noProof/>
              </w:rPr>
              <w:t>1.1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Ágil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69" w:history="1">
            <w:r w:rsidR="00467E2A" w:rsidRPr="0085637F">
              <w:rPr>
                <w:rStyle w:val="Hiperligao"/>
                <w:noProof/>
                <w:lang w:val="en-US"/>
              </w:rPr>
              <w:t>1.2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  <w:lang w:val="en-US"/>
              </w:rPr>
              <w:t>Padrão Model-View-Controller (MVC)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0" w:history="1">
            <w:r w:rsidR="00467E2A" w:rsidRPr="0085637F">
              <w:rPr>
                <w:rStyle w:val="Hiperligao"/>
                <w:noProof/>
              </w:rPr>
              <w:t>1.3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Ruby on Rails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1" w:history="1">
            <w:r w:rsidR="00467E2A" w:rsidRPr="0085637F">
              <w:rPr>
                <w:rStyle w:val="Hiperligao"/>
                <w:noProof/>
              </w:rPr>
              <w:t>1.4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Bootstrap 4 e jQuery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72" w:history="1">
            <w:r w:rsidR="00467E2A" w:rsidRPr="0085637F">
              <w:rPr>
                <w:rStyle w:val="Hiperligao"/>
                <w:noProof/>
              </w:rPr>
              <w:t>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da Aplicação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3" w:history="1">
            <w:r w:rsidR="00467E2A" w:rsidRPr="0085637F">
              <w:rPr>
                <w:rStyle w:val="Hiperligao"/>
                <w:noProof/>
              </w:rPr>
              <w:t>2.1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Planeamento (Iteração 0)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74" w:history="1">
            <w:r w:rsidR="00467E2A" w:rsidRPr="0085637F">
              <w:rPr>
                <w:rStyle w:val="Hiperligao"/>
                <w:noProof/>
              </w:rPr>
              <w:t>2.2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Desenvolvimento (Iterações 1 a 4)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5" w:history="1">
            <w:r w:rsidR="00467E2A" w:rsidRPr="0085637F">
              <w:rPr>
                <w:rStyle w:val="Hiperligao"/>
                <w:noProof/>
              </w:rPr>
              <w:t>2.2.1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Estrutura do Projecto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6" w:history="1">
            <w:r w:rsidR="00467E2A" w:rsidRPr="0085637F">
              <w:rPr>
                <w:rStyle w:val="Hiperligao"/>
                <w:noProof/>
              </w:rPr>
              <w:t>2.2.2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Bibliotecas Utilizadas (Gems)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7" w:history="1">
            <w:r w:rsidR="00467E2A" w:rsidRPr="0085637F">
              <w:rPr>
                <w:rStyle w:val="Hiperligao"/>
                <w:noProof/>
              </w:rPr>
              <w:t>2.2.3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Modelos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8" w:history="1">
            <w:r w:rsidR="00467E2A" w:rsidRPr="0085637F">
              <w:rPr>
                <w:rStyle w:val="Hiperligao"/>
                <w:noProof/>
              </w:rPr>
              <w:t>2.2.4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Controladores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79" w:history="1">
            <w:r w:rsidR="00467E2A" w:rsidRPr="0085637F">
              <w:rPr>
                <w:rStyle w:val="Hiperligao"/>
                <w:noProof/>
              </w:rPr>
              <w:t>2.2.5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Vistas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3"/>
            <w:tabs>
              <w:tab w:val="left" w:pos="1320"/>
              <w:tab w:val="right" w:leader="dot" w:pos="8488"/>
            </w:tabs>
            <w:rPr>
              <w:noProof/>
            </w:rPr>
          </w:pPr>
          <w:hyperlink w:anchor="_Toc472457980" w:history="1">
            <w:r w:rsidR="00467E2A" w:rsidRPr="0085637F">
              <w:rPr>
                <w:rStyle w:val="Hiperligao"/>
                <w:noProof/>
              </w:rPr>
              <w:t>2.2.6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Como experimentar / colaborar?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81" w:history="1">
            <w:r w:rsidR="00467E2A" w:rsidRPr="0085637F">
              <w:rPr>
                <w:rStyle w:val="Hiperligao"/>
                <w:noProof/>
                <w:lang w:val="en-US"/>
              </w:rPr>
              <w:t>3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Conclusão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2"/>
            <w:tabs>
              <w:tab w:val="left" w:pos="880"/>
              <w:tab w:val="right" w:leader="dot" w:pos="8488"/>
            </w:tabs>
            <w:rPr>
              <w:noProof/>
            </w:rPr>
          </w:pPr>
          <w:hyperlink w:anchor="_Toc472457982" w:history="1">
            <w:r w:rsidR="00467E2A" w:rsidRPr="0085637F">
              <w:rPr>
                <w:rStyle w:val="Hiperligao"/>
                <w:noProof/>
              </w:rPr>
              <w:t>3.1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Trabalho futuro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7E2A" w:rsidRDefault="00991C9C">
          <w:pPr>
            <w:pStyle w:val="ndice1"/>
            <w:tabs>
              <w:tab w:val="left" w:pos="440"/>
              <w:tab w:val="right" w:leader="dot" w:pos="8488"/>
            </w:tabs>
            <w:rPr>
              <w:noProof/>
            </w:rPr>
          </w:pPr>
          <w:hyperlink w:anchor="_Toc472457983" w:history="1">
            <w:r w:rsidR="00467E2A" w:rsidRPr="0085637F">
              <w:rPr>
                <w:rStyle w:val="Hiperligao"/>
                <w:noProof/>
              </w:rPr>
              <w:t>4</w:t>
            </w:r>
            <w:r w:rsidR="00467E2A">
              <w:rPr>
                <w:noProof/>
              </w:rPr>
              <w:tab/>
            </w:r>
            <w:r w:rsidR="00467E2A" w:rsidRPr="0085637F">
              <w:rPr>
                <w:rStyle w:val="Hiperligao"/>
                <w:noProof/>
              </w:rPr>
              <w:t>Referências</w:t>
            </w:r>
            <w:r w:rsidR="00467E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67E2A">
              <w:rPr>
                <w:noProof/>
                <w:webHidden/>
              </w:rPr>
              <w:instrText xml:space="preserve"> PAGEREF _Toc472457983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973E7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4F46" w:rsidRDefault="00991C9C">
          <w:r>
            <w:rPr>
              <w:b/>
              <w:bCs/>
            </w:rPr>
            <w:fldChar w:fldCharType="end"/>
          </w:r>
        </w:p>
      </w:sdtContent>
    </w:sdt>
    <w:p w:rsidR="00E732A9" w:rsidRDefault="00E732A9"/>
    <w:p w:rsidR="003B4623" w:rsidRDefault="003B4623">
      <w:r>
        <w:br w:type="page"/>
      </w:r>
    </w:p>
    <w:p w:rsidR="00E732A9" w:rsidRDefault="003B4623" w:rsidP="00EF482E">
      <w:pPr>
        <w:pStyle w:val="Ttulo1"/>
        <w:numPr>
          <w:ilvl w:val="0"/>
          <w:numId w:val="0"/>
        </w:numPr>
      </w:pPr>
      <w:bookmarkStart w:id="12" w:name="_Toc472457966"/>
      <w:r>
        <w:lastRenderedPageBreak/>
        <w:t>Lista de Acrónimos e Abreviaturas</w:t>
      </w:r>
      <w:bookmarkEnd w:id="12"/>
    </w:p>
    <w:p w:rsidR="00E732A9" w:rsidRDefault="00E732A9"/>
    <w:p w:rsidR="00D47A51" w:rsidRPr="00ED4F46" w:rsidRDefault="00D47A51" w:rsidP="00DE0E8F">
      <w:pPr>
        <w:spacing w:line="360" w:lineRule="auto"/>
        <w:rPr>
          <w:b/>
        </w:rPr>
      </w:pPr>
      <w:r w:rsidRPr="00ED4F46">
        <w:rPr>
          <w:b/>
        </w:rPr>
        <w:t>IPT</w:t>
      </w:r>
      <w:r w:rsidRPr="00ED4F46">
        <w:t xml:space="preserve"> - Instituto Politécnico de Tomar</w:t>
      </w:r>
      <w:r w:rsidRPr="00ED4F46">
        <w:rPr>
          <w:b/>
        </w:rPr>
        <w:t xml:space="preserve"> </w:t>
      </w:r>
    </w:p>
    <w:p w:rsidR="00E732A9" w:rsidRPr="00ED4F46" w:rsidRDefault="00296C66" w:rsidP="00DE0E8F">
      <w:pPr>
        <w:spacing w:line="360" w:lineRule="auto"/>
      </w:pPr>
      <w:r w:rsidRPr="00ED4F46">
        <w:rPr>
          <w:b/>
        </w:rPr>
        <w:t>CEO</w:t>
      </w:r>
      <w:r w:rsidRPr="00ED4F46">
        <w:t xml:space="preserve"> – </w:t>
      </w:r>
      <w:proofErr w:type="spellStart"/>
      <w:r w:rsidRPr="00ED4F46">
        <w:t>Chief</w:t>
      </w:r>
      <w:proofErr w:type="spellEnd"/>
      <w:r w:rsidRPr="00ED4F46">
        <w:t xml:space="preserve"> </w:t>
      </w:r>
      <w:proofErr w:type="spellStart"/>
      <w:r w:rsidRPr="00ED4F46">
        <w:t>Executive</w:t>
      </w:r>
      <w:proofErr w:type="spellEnd"/>
      <w:r w:rsidRPr="00ED4F46">
        <w:t xml:space="preserve"> </w:t>
      </w:r>
      <w:proofErr w:type="spellStart"/>
      <w:r w:rsidRPr="00ED4F46">
        <w:t>Officer</w:t>
      </w:r>
      <w:proofErr w:type="spellEnd"/>
      <w:r w:rsidRPr="00ED4F46">
        <w:t xml:space="preserve"> (Diretor Executivo)</w:t>
      </w:r>
    </w:p>
    <w:p w:rsidR="00296C66" w:rsidRPr="00ED4F46" w:rsidRDefault="00296C66" w:rsidP="00DE0E8F">
      <w:pPr>
        <w:spacing w:line="360" w:lineRule="auto"/>
      </w:pPr>
      <w:r w:rsidRPr="00ED4F46">
        <w:rPr>
          <w:b/>
        </w:rPr>
        <w:t>PO</w:t>
      </w:r>
      <w:r w:rsidRPr="00ED4F46">
        <w:t xml:space="preserve"> - </w:t>
      </w:r>
      <w:proofErr w:type="spellStart"/>
      <w:r w:rsidRPr="00ED4F46">
        <w:t>Product</w:t>
      </w:r>
      <w:proofErr w:type="spellEnd"/>
      <w:r w:rsidRPr="00ED4F46">
        <w:t xml:space="preserve"> </w:t>
      </w:r>
      <w:proofErr w:type="spellStart"/>
      <w:r w:rsidRPr="00ED4F46">
        <w:t>Owner</w:t>
      </w:r>
      <w:proofErr w:type="spellEnd"/>
    </w:p>
    <w:p w:rsidR="00E732A9" w:rsidRPr="00ED4F46" w:rsidRDefault="002F58F6" w:rsidP="00DE0E8F">
      <w:pPr>
        <w:spacing w:line="360" w:lineRule="auto"/>
      </w:pPr>
      <w:r w:rsidRPr="00ED4F46">
        <w:rPr>
          <w:b/>
        </w:rPr>
        <w:t>Freeware</w:t>
      </w:r>
      <w:r w:rsidRPr="00ED4F46">
        <w:t xml:space="preserve"> – Software livre de utilização</w:t>
      </w:r>
    </w:p>
    <w:p w:rsidR="00E732A9" w:rsidRPr="00ED4F46" w:rsidRDefault="009054ED" w:rsidP="00DE0E8F">
      <w:pPr>
        <w:spacing w:line="360" w:lineRule="auto"/>
      </w:pPr>
      <w:r w:rsidRPr="00ED4F46">
        <w:rPr>
          <w:b/>
        </w:rPr>
        <w:t>TOP12</w:t>
      </w:r>
      <w:r w:rsidRPr="00ED4F46">
        <w:t xml:space="preserve"> – Posição mais elevada numa lista / Herança / Classificação</w:t>
      </w:r>
    </w:p>
    <w:p w:rsidR="00E732A9" w:rsidRPr="00ED4F46" w:rsidRDefault="00856389" w:rsidP="00561397">
      <w:pPr>
        <w:spacing w:line="360" w:lineRule="auto"/>
      </w:pPr>
      <w:proofErr w:type="spellStart"/>
      <w:r w:rsidRPr="00ED4F46">
        <w:rPr>
          <w:b/>
        </w:rPr>
        <w:t>RoR</w:t>
      </w:r>
      <w:proofErr w:type="spellEnd"/>
      <w:r w:rsidRPr="00ED4F46">
        <w:t xml:space="preserve"> – </w:t>
      </w:r>
      <w:proofErr w:type="spellStart"/>
      <w:r w:rsidRPr="00ED4F46">
        <w:t>Ruby</w:t>
      </w:r>
      <w:proofErr w:type="spellEnd"/>
      <w:r w:rsidRPr="00ED4F46">
        <w:t xml:space="preserve"> </w:t>
      </w:r>
      <w:proofErr w:type="spellStart"/>
      <w:r w:rsidRPr="00ED4F46">
        <w:t>on</w:t>
      </w:r>
      <w:proofErr w:type="spellEnd"/>
      <w:r w:rsidRPr="00ED4F46">
        <w:t xml:space="preserve"> Rails</w:t>
      </w:r>
    </w:p>
    <w:p w:rsidR="00432BE7" w:rsidRPr="00ED4F46" w:rsidRDefault="00432BE7" w:rsidP="00561397">
      <w:pPr>
        <w:spacing w:line="360" w:lineRule="auto"/>
      </w:pPr>
      <w:r w:rsidRPr="00ED4F46">
        <w:rPr>
          <w:b/>
        </w:rPr>
        <w:t>Framework</w:t>
      </w:r>
      <w:r w:rsidRPr="00ED4F46">
        <w:t xml:space="preserve"> – Estrutura que une código num projeto de software</w:t>
      </w:r>
    </w:p>
    <w:p w:rsidR="00E732A9" w:rsidRPr="00ED4F46" w:rsidRDefault="00432BE7" w:rsidP="00561397">
      <w:pPr>
        <w:spacing w:line="360" w:lineRule="auto"/>
      </w:pPr>
      <w:r w:rsidRPr="00ED4F46">
        <w:rPr>
          <w:b/>
        </w:rPr>
        <w:t>MVC</w:t>
      </w:r>
      <w:r w:rsidRPr="00ED4F46">
        <w:t xml:space="preserve"> – </w:t>
      </w:r>
      <w:proofErr w:type="spellStart"/>
      <w:r w:rsidRPr="00ED4F46">
        <w:t>Model-View-Controller</w:t>
      </w:r>
      <w:proofErr w:type="spellEnd"/>
    </w:p>
    <w:p w:rsidR="00E732A9" w:rsidRPr="00ED4F46" w:rsidRDefault="00023C1D" w:rsidP="00561397">
      <w:pPr>
        <w:spacing w:line="360" w:lineRule="auto"/>
      </w:pPr>
      <w:proofErr w:type="spellStart"/>
      <w:r w:rsidRPr="00ED4F46">
        <w:rPr>
          <w:b/>
        </w:rPr>
        <w:t>Feeds</w:t>
      </w:r>
      <w:proofErr w:type="spellEnd"/>
      <w:r w:rsidRPr="00ED4F46">
        <w:rPr>
          <w:b/>
        </w:rPr>
        <w:t xml:space="preserve"> – </w:t>
      </w:r>
      <w:r w:rsidR="005F3320">
        <w:t>I</w:t>
      </w:r>
      <w:r w:rsidR="005F3320" w:rsidRPr="005F3320">
        <w:t xml:space="preserve">nformação sobre novos </w:t>
      </w:r>
      <w:proofErr w:type="spellStart"/>
      <w:r w:rsidR="005F3320" w:rsidRPr="005F3320">
        <w:t>projectos</w:t>
      </w:r>
      <w:proofErr w:type="spellEnd"/>
    </w:p>
    <w:p w:rsidR="00E732A9" w:rsidRPr="00ED4F46" w:rsidRDefault="000B4CC8" w:rsidP="00561397">
      <w:pPr>
        <w:spacing w:line="360" w:lineRule="auto"/>
      </w:pPr>
      <w:proofErr w:type="spellStart"/>
      <w:r w:rsidRPr="00ED4F46">
        <w:rPr>
          <w:b/>
        </w:rPr>
        <w:t>Tags</w:t>
      </w:r>
      <w:proofErr w:type="spellEnd"/>
      <w:r w:rsidRPr="00ED4F46">
        <w:rPr>
          <w:b/>
        </w:rPr>
        <w:t xml:space="preserve"> – </w:t>
      </w:r>
      <w:r w:rsidRPr="00ED4F46">
        <w:t xml:space="preserve">Referencias a palavras contidas </w:t>
      </w:r>
      <w:r w:rsidR="005F3320">
        <w:t xml:space="preserve">nos </w:t>
      </w:r>
      <w:proofErr w:type="spellStart"/>
      <w:r w:rsidR="005F3320">
        <w:t>projectos</w:t>
      </w:r>
      <w:proofErr w:type="spellEnd"/>
      <w:r w:rsidR="005F3320">
        <w:t xml:space="preserve"> inseridos</w:t>
      </w:r>
    </w:p>
    <w:p w:rsidR="00E732A9" w:rsidRDefault="00B47552" w:rsidP="005F3320">
      <w:pPr>
        <w:spacing w:line="360" w:lineRule="auto"/>
      </w:pPr>
      <w:proofErr w:type="spellStart"/>
      <w:r w:rsidRPr="00ED4F46">
        <w:rPr>
          <w:b/>
        </w:rPr>
        <w:t>VBox</w:t>
      </w:r>
      <w:proofErr w:type="spellEnd"/>
      <w:r w:rsidRPr="00ED4F46">
        <w:t xml:space="preserve"> – Virtualização de sistemas operativos</w:t>
      </w:r>
    </w:p>
    <w:p w:rsidR="00E732A9" w:rsidRDefault="00E732A9"/>
    <w:p w:rsidR="00E732A9" w:rsidRDefault="00E732A9"/>
    <w:p w:rsidR="00E732A9" w:rsidRDefault="00E732A9"/>
    <w:p w:rsidR="00E732A9" w:rsidRDefault="00E732A9"/>
    <w:p w:rsidR="00E732A9" w:rsidRDefault="00E732A9"/>
    <w:p w:rsidR="00E732A9" w:rsidRDefault="00E732A9"/>
    <w:p w:rsidR="00E732A9" w:rsidRDefault="00E732A9"/>
    <w:p w:rsidR="00E732A9" w:rsidRDefault="00E732A9" w:rsidP="00561397">
      <w:pPr>
        <w:spacing w:line="360" w:lineRule="auto"/>
      </w:pPr>
    </w:p>
    <w:p w:rsidR="00B21CE7" w:rsidRDefault="00B21CE7" w:rsidP="00561397">
      <w:pPr>
        <w:spacing w:line="360" w:lineRule="auto"/>
      </w:pPr>
    </w:p>
    <w:p w:rsidR="00ED4F46" w:rsidRDefault="00ED4F46">
      <w:r>
        <w:br w:type="page"/>
      </w:r>
    </w:p>
    <w:p w:rsidR="00E732A9" w:rsidRPr="00187185" w:rsidRDefault="00E732A9" w:rsidP="00EF482E">
      <w:pPr>
        <w:pStyle w:val="Ttulo1"/>
      </w:pPr>
      <w:bookmarkStart w:id="13" w:name="_Toc472457967"/>
      <w:r w:rsidRPr="00187185">
        <w:lastRenderedPageBreak/>
        <w:t>I</w:t>
      </w:r>
      <w:r w:rsidR="003B4623">
        <w:t>ntrodução</w:t>
      </w:r>
      <w:bookmarkEnd w:id="13"/>
    </w:p>
    <w:p w:rsidR="00D246E6" w:rsidRDefault="00D246E6" w:rsidP="00561397">
      <w:pPr>
        <w:spacing w:line="360" w:lineRule="auto"/>
        <w:jc w:val="both"/>
      </w:pPr>
      <w:r>
        <w:t xml:space="preserve">No decorrer das aulas de engenharia de software, esta equipa de alunos, ficou encarregue de desenvolver uma aplicação web, onde iria ficar os </w:t>
      </w:r>
      <w:proofErr w:type="spellStart"/>
      <w:r>
        <w:t>projectos</w:t>
      </w:r>
      <w:proofErr w:type="spellEnd"/>
      <w:r>
        <w:t xml:space="preserve"> desenvolvidos pelos os alunos, do IPT ou alargado a outras escolas. Estes </w:t>
      </w:r>
      <w:r w:rsidR="00822548">
        <w:t xml:space="preserve">projetos organizacionais são constantes, recai o problema de onde os guardar e como o publico alvo pode pesquisar sobre os desenvolvimentos efetuados. </w:t>
      </w:r>
    </w:p>
    <w:p w:rsidR="00822548" w:rsidRDefault="00822548" w:rsidP="00561397">
      <w:pPr>
        <w:spacing w:line="360" w:lineRule="auto"/>
        <w:jc w:val="both"/>
      </w:pPr>
      <w:del w:id="14" w:author="Latitude" w:date="2017-01-23T22:06:00Z">
        <w:r w:rsidDel="004A353F">
          <w:delText>É neste</w:delText>
        </w:r>
      </w:del>
      <w:ins w:id="15" w:author="Latitude" w:date="2017-01-23T22:06:00Z">
        <w:r w:rsidR="004A353F">
          <w:t>De forma a resolver este</w:t>
        </w:r>
      </w:ins>
      <w:r>
        <w:t xml:space="preserve"> problema </w:t>
      </w:r>
      <w:del w:id="16" w:author="Latitude" w:date="2017-01-23T22:06:00Z">
        <w:r w:rsidDel="004A353F">
          <w:delText>que nos</w:delText>
        </w:r>
      </w:del>
      <w:ins w:id="17" w:author="Latitude" w:date="2017-01-23T22:06:00Z">
        <w:r w:rsidR="004A353F">
          <w:t>foi</w:t>
        </w:r>
      </w:ins>
      <w:r>
        <w:t xml:space="preserve"> prop</w:t>
      </w:r>
      <w:ins w:id="18" w:author="Latitude" w:date="2017-01-23T22:07:00Z">
        <w:r w:rsidR="004A353F">
          <w:t>osto</w:t>
        </w:r>
      </w:ins>
      <w:del w:id="19" w:author="Latitude" w:date="2017-01-23T22:07:00Z">
        <w:r w:rsidDel="004A353F">
          <w:delText>usemos</w:delText>
        </w:r>
      </w:del>
      <w:r>
        <w:t xml:space="preserve"> desenvolver uma plataforma vanguardista na resolução destas questões levantadas e observadas.</w:t>
      </w:r>
      <w:r w:rsidR="00D246E6">
        <w:t xml:space="preserve"> </w:t>
      </w:r>
      <w:r w:rsidR="00D47A51">
        <w:t xml:space="preserve">As questões mais relevantes, propõem uma oportunidade única, demonstrando o conhecimento adquirido nas escolas, e em particular no IPT, </w:t>
      </w:r>
      <w:r w:rsidR="0037150E">
        <w:t>podendo ser alargada a outras</w:t>
      </w:r>
      <w:r w:rsidR="00D47A51">
        <w:t xml:space="preserve"> escolas de ensino. Observou-se que não existe a possibilidade dos orientadores e alunos guardarem os seus trabalhos</w:t>
      </w:r>
      <w:r w:rsidR="00D246E6">
        <w:t>.</w:t>
      </w:r>
      <w:r w:rsidR="00D47A51">
        <w:t xml:space="preserve"> </w:t>
      </w:r>
    </w:p>
    <w:p w:rsidR="00822548" w:rsidRDefault="0037150E" w:rsidP="00561397">
      <w:pPr>
        <w:spacing w:line="360" w:lineRule="auto"/>
        <w:jc w:val="both"/>
      </w:pPr>
      <w:r>
        <w:t>A estrutura vai disponibilizar via internet, todo</w:t>
      </w:r>
      <w:r w:rsidR="00D246E6">
        <w:t>s</w:t>
      </w:r>
      <w:r>
        <w:t xml:space="preserve"> o</w:t>
      </w:r>
      <w:r w:rsidR="00D246E6">
        <w:t>s</w:t>
      </w:r>
      <w:r>
        <w:t xml:space="preserve"> estudo</w:t>
      </w:r>
      <w:r w:rsidR="00D246E6">
        <w:t>s</w:t>
      </w:r>
      <w:r>
        <w:t xml:space="preserve"> efetuado</w:t>
      </w:r>
      <w:r w:rsidR="00D246E6">
        <w:t>s</w:t>
      </w:r>
      <w:r>
        <w:t xml:space="preserve"> do</w:t>
      </w:r>
      <w:r w:rsidR="00D246E6">
        <w:t>s</w:t>
      </w:r>
      <w:r>
        <w:t xml:space="preserve"> projeto</w:t>
      </w:r>
      <w:r w:rsidR="00D246E6">
        <w:t>s</w:t>
      </w:r>
      <w:r>
        <w:t xml:space="preserve">, deixando os contatos dos desenvolvedores patentes e associados ao seu projeto. </w:t>
      </w:r>
    </w:p>
    <w:p w:rsidR="00735BCD" w:rsidRDefault="00735BCD" w:rsidP="00561397">
      <w:pPr>
        <w:spacing w:line="360" w:lineRule="auto"/>
        <w:jc w:val="both"/>
      </w:pPr>
    </w:p>
    <w:p w:rsidR="00E732A9" w:rsidRPr="00B34C7D" w:rsidRDefault="003B4623" w:rsidP="00EF482E">
      <w:pPr>
        <w:pStyle w:val="Ttulo2"/>
      </w:pPr>
      <w:bookmarkStart w:id="20" w:name="_Toc472457968"/>
      <w:r>
        <w:t>Desenvolvimento Ágil</w:t>
      </w:r>
      <w:bookmarkEnd w:id="20"/>
    </w:p>
    <w:p w:rsidR="00657470" w:rsidRDefault="00657470" w:rsidP="00657470">
      <w:pPr>
        <w:spacing w:line="360" w:lineRule="auto"/>
        <w:jc w:val="both"/>
      </w:pPr>
      <w:r>
        <w:t xml:space="preserve">Nos conceitos existentes hoje em dia, o desenvolvimento de software cada vez mais segue novos padrões, deixando de ser um desenvolvimento rígido de inicio e fim, em que o software é apresentado ao cliente como uma ferramenta completa. As tendências apontam para grandes ganhos no desenvolvimento ágil, podendo assim criar um software de inicio e fim com a modulação e estrutura em crescimento constante em cada etapa definida pela equipa de desenvolvimento e pelo seu requisitante. </w:t>
      </w:r>
    </w:p>
    <w:p w:rsidR="00657470" w:rsidRDefault="00657470" w:rsidP="00657470">
      <w:pPr>
        <w:spacing w:line="360" w:lineRule="auto"/>
        <w:jc w:val="both"/>
      </w:pPr>
      <w:r>
        <w:t xml:space="preserve">Nestes termos modernos e testados é nesta base que nos propomos a desenvolver o projeto de repositório dos projetos desenvolvidos nas escolas. </w:t>
      </w:r>
    </w:p>
    <w:p w:rsidR="00657470" w:rsidRDefault="00657470" w:rsidP="00657470">
      <w:pPr>
        <w:spacing w:line="360" w:lineRule="auto"/>
        <w:jc w:val="both"/>
      </w:pPr>
      <w:r>
        <w:t xml:space="preserve">O desenvolvimento ágil recai sobre um conceito flexível de desenvolvimento, </w:t>
      </w:r>
      <w:del w:id="21" w:author="Latitude" w:date="2017-01-23T22:07:00Z">
        <w:r w:rsidR="0083069F" w:rsidDel="004A353F">
          <w:delText xml:space="preserve">más </w:delText>
        </w:r>
      </w:del>
      <w:r w:rsidR="0083069F">
        <w:t>com prazos curtos de apresentaçã</w:t>
      </w:r>
      <w:r w:rsidR="008F415C">
        <w:t xml:space="preserve">o dos trabalhos desenvolvidos, no entanto mais eficaz na sua metodologia ágil, </w:t>
      </w:r>
      <w:del w:id="22" w:author="Latitude" w:date="2017-01-23T22:08:00Z">
        <w:r w:rsidR="008F415C" w:rsidDel="004A353F">
          <w:delText xml:space="preserve">esta </w:delText>
        </w:r>
      </w:del>
      <w:ins w:id="23" w:author="Latitude" w:date="2017-01-23T22:08:00Z">
        <w:r w:rsidR="004A353F">
          <w:t xml:space="preserve">a </w:t>
        </w:r>
      </w:ins>
      <w:r w:rsidR="008F415C">
        <w:t xml:space="preserve">metodologia </w:t>
      </w:r>
      <w:ins w:id="24" w:author="Latitude" w:date="2017-01-23T22:08:00Z">
        <w:r w:rsidR="004A353F">
          <w:t xml:space="preserve">adotada </w:t>
        </w:r>
      </w:ins>
      <w:del w:id="25" w:author="Latitude" w:date="2017-01-23T22:08:00Z">
        <w:r w:rsidR="008F415C" w:rsidDel="004A353F">
          <w:delText>escolhida fui as</w:delText>
        </w:r>
      </w:del>
      <w:ins w:id="26" w:author="Latitude" w:date="2017-01-23T22:08:00Z">
        <w:r w:rsidR="004A353F">
          <w:t>foi a</w:t>
        </w:r>
      </w:ins>
      <w:r w:rsidR="008F415C">
        <w:t xml:space="preserve"> </w:t>
      </w:r>
      <w:proofErr w:type="spellStart"/>
      <w:r w:rsidR="008F415C" w:rsidRPr="005E65BE">
        <w:rPr>
          <w:i/>
        </w:rPr>
        <w:t>Scrum</w:t>
      </w:r>
      <w:proofErr w:type="spellEnd"/>
      <w:r w:rsidR="008F415C">
        <w:t xml:space="preserve"> que recai sobre;</w:t>
      </w:r>
    </w:p>
    <w:p w:rsidR="00BC0C75" w:rsidRDefault="00BC0C75" w:rsidP="00657470">
      <w:pPr>
        <w:spacing w:line="360" w:lineRule="auto"/>
        <w:jc w:val="both"/>
      </w:pPr>
      <w:r>
        <w:t xml:space="preserve">O </w:t>
      </w:r>
      <w:proofErr w:type="spellStart"/>
      <w:r w:rsidRPr="005E65BE">
        <w:rPr>
          <w:i/>
        </w:rPr>
        <w:t>Scrum</w:t>
      </w:r>
      <w:proofErr w:type="spellEnd"/>
      <w:r>
        <w:t xml:space="preserve"> é sem </w:t>
      </w:r>
      <w:proofErr w:type="gramStart"/>
      <w:r>
        <w:t>duvida</w:t>
      </w:r>
      <w:proofErr w:type="gramEnd"/>
      <w:r>
        <w:t xml:space="preserve">, </w:t>
      </w:r>
      <w:ins w:id="27" w:author="Latitude" w:date="2017-01-23T22:08:00Z">
        <w:r w:rsidR="004A353F">
          <w:t xml:space="preserve">uma </w:t>
        </w:r>
        <w:proofErr w:type="spellStart"/>
        <w:r w:rsidR="004A353F">
          <w:t>metodologi</w:t>
        </w:r>
      </w:ins>
      <w:proofErr w:type="spellEnd"/>
      <w:del w:id="28" w:author="Latitude" w:date="2017-01-23T22:08:00Z">
        <w:r w:rsidDel="004A353F">
          <w:delText>o método</w:delText>
        </w:r>
      </w:del>
      <w:r>
        <w:t xml:space="preserve"> ágil mais </w:t>
      </w:r>
      <w:del w:id="29" w:author="Latitude" w:date="2017-01-23T22:08:00Z">
        <w:r w:rsidDel="004A353F">
          <w:delText xml:space="preserve">usado </w:delText>
        </w:r>
      </w:del>
      <w:ins w:id="30" w:author="Latitude" w:date="2017-01-23T22:08:00Z">
        <w:r w:rsidR="004A353F">
          <w:t xml:space="preserve">usada </w:t>
        </w:r>
      </w:ins>
      <w:r>
        <w:t xml:space="preserve">nos nossos dias, </w:t>
      </w:r>
      <w:del w:id="31" w:author="Latitude" w:date="2017-01-23T22:09:00Z">
        <w:r w:rsidDel="004A353F">
          <w:delText xml:space="preserve">focando </w:delText>
        </w:r>
      </w:del>
      <w:ins w:id="32" w:author="Latitude" w:date="2017-01-23T22:09:00Z">
        <w:r w:rsidR="004A353F">
          <w:t xml:space="preserve">focada </w:t>
        </w:r>
      </w:ins>
      <w:r>
        <w:t>na gestão de projetos</w:t>
      </w:r>
      <w:del w:id="33" w:author="Latitude" w:date="2017-01-23T22:09:00Z">
        <w:r w:rsidDel="004A353F">
          <w:delText xml:space="preserve"> e </w:delText>
        </w:r>
      </w:del>
      <w:ins w:id="34" w:author="Latitude" w:date="2017-01-23T22:09:00Z">
        <w:r w:rsidR="004A353F">
          <w:t xml:space="preserve">, </w:t>
        </w:r>
      </w:ins>
      <w:r>
        <w:t xml:space="preserve">com base no planeamento interativo e incremental, estas desdobram-se em fases em </w:t>
      </w:r>
      <w:ins w:id="35" w:author="Latitude" w:date="2017-01-23T22:09:00Z">
        <w:r w:rsidR="004A353F">
          <w:t xml:space="preserve">que </w:t>
        </w:r>
      </w:ins>
      <w:r>
        <w:t xml:space="preserve">se dá o nome sprints. </w:t>
      </w:r>
    </w:p>
    <w:p w:rsidR="005E65BE" w:rsidRDefault="004A353F" w:rsidP="00657470">
      <w:pPr>
        <w:spacing w:line="360" w:lineRule="auto"/>
        <w:jc w:val="both"/>
      </w:pPr>
      <w:ins w:id="36" w:author="Latitude" w:date="2017-01-23T22:09:00Z">
        <w:r>
          <w:t>No início</w:t>
        </w:r>
      </w:ins>
      <w:ins w:id="37" w:author="Latitude" w:date="2017-01-23T22:10:00Z">
        <w:r>
          <w:t xml:space="preserve"> do</w:t>
        </w:r>
      </w:ins>
      <w:del w:id="38" w:author="Latitude" w:date="2017-01-23T22:09:00Z">
        <w:r w:rsidR="00BC0C75" w:rsidDel="004A353F">
          <w:delText xml:space="preserve">O </w:delText>
        </w:r>
      </w:del>
      <w:ins w:id="39" w:author="Latitude" w:date="2017-01-23T22:09:00Z">
        <w:r>
          <w:t xml:space="preserve"> </w:t>
        </w:r>
      </w:ins>
      <w:r w:rsidR="00BC0C75">
        <w:t>projeto</w:t>
      </w:r>
      <w:del w:id="40" w:author="Latitude" w:date="2017-01-23T22:10:00Z">
        <w:r w:rsidR="00BC0C75" w:rsidDel="004A353F">
          <w:delText xml:space="preserve"> desde o inicio</w:delText>
        </w:r>
      </w:del>
      <w:r w:rsidR="00BC0C75">
        <w:t>, define</w:t>
      </w:r>
      <w:ins w:id="41" w:author="Latitude" w:date="2017-01-23T22:10:00Z">
        <w:r>
          <w:t>m</w:t>
        </w:r>
      </w:ins>
      <w:r w:rsidR="00BC0C75">
        <w:t>-se a</w:t>
      </w:r>
      <w:ins w:id="42" w:author="Latitude" w:date="2017-01-23T22:10:00Z">
        <w:r>
          <w:t>s</w:t>
        </w:r>
      </w:ins>
      <w:r w:rsidR="00BC0C75">
        <w:t xml:space="preserve"> </w:t>
      </w:r>
      <w:del w:id="43" w:author="Latitude" w:date="2017-01-23T22:10:00Z">
        <w:r w:rsidR="00BC0C75" w:rsidDel="004A353F">
          <w:delText>lista de</w:delText>
        </w:r>
      </w:del>
      <w:r w:rsidR="00BC0C75">
        <w:t xml:space="preserve"> funcionalidades a serem desenvolvidas, chamadas de “</w:t>
      </w:r>
      <w:proofErr w:type="spellStart"/>
      <w:r w:rsidR="00BC0C75" w:rsidRPr="005E65BE">
        <w:rPr>
          <w:i/>
        </w:rPr>
        <w:t>product</w:t>
      </w:r>
      <w:proofErr w:type="spellEnd"/>
      <w:r w:rsidR="00BC0C75" w:rsidRPr="005E65BE">
        <w:rPr>
          <w:i/>
        </w:rPr>
        <w:t xml:space="preserve"> </w:t>
      </w:r>
      <w:proofErr w:type="spellStart"/>
      <w:r w:rsidR="00BC0C75" w:rsidRPr="005E65BE">
        <w:rPr>
          <w:i/>
        </w:rPr>
        <w:t>backlog</w:t>
      </w:r>
      <w:proofErr w:type="spellEnd"/>
      <w:r w:rsidR="00BC0C75">
        <w:t>”, cada desta se trona uma “</w:t>
      </w:r>
      <w:proofErr w:type="gramStart"/>
      <w:r w:rsidR="00BC0C75">
        <w:t>sprint</w:t>
      </w:r>
      <w:proofErr w:type="gramEnd"/>
      <w:r w:rsidR="00BC0C75">
        <w:t xml:space="preserve">” que </w:t>
      </w:r>
      <w:r w:rsidR="00BC0C75">
        <w:lastRenderedPageBreak/>
        <w:t>cada desta passa a designar “</w:t>
      </w:r>
      <w:r w:rsidR="00BC0C75" w:rsidRPr="005E65BE">
        <w:rPr>
          <w:i/>
        </w:rPr>
        <w:t xml:space="preserve">sprint </w:t>
      </w:r>
      <w:proofErr w:type="spellStart"/>
      <w:r w:rsidR="00BC0C75" w:rsidRPr="005E65BE">
        <w:rPr>
          <w:i/>
        </w:rPr>
        <w:t>backlog</w:t>
      </w:r>
      <w:proofErr w:type="spellEnd"/>
      <w:r w:rsidR="00BC0C75">
        <w:t>”, são atividades</w:t>
      </w:r>
      <w:r w:rsidR="005E65BE">
        <w:t xml:space="preserve"> distribuídas entre os membros da equipa, que as desenvolvem dentro de um prazo estabelecido. No </w:t>
      </w:r>
      <w:del w:id="44" w:author="Latitude" w:date="2017-01-23T22:11:00Z">
        <w:r w:rsidR="005E65BE" w:rsidDel="004A353F">
          <w:delText xml:space="preserve">fim </w:delText>
        </w:r>
      </w:del>
      <w:ins w:id="45" w:author="Latitude" w:date="2017-01-23T22:11:00Z">
        <w:r>
          <w:t xml:space="preserve">final </w:t>
        </w:r>
      </w:ins>
      <w:r w:rsidR="005E65BE">
        <w:t xml:space="preserve">de cada “Sprint” é feita uma reunião do que foi desenvolvido e o que ficou por desenvolver, </w:t>
      </w:r>
      <w:del w:id="46" w:author="Latitude" w:date="2017-01-23T22:11:00Z">
        <w:r w:rsidR="005E65BE" w:rsidDel="004A353F">
          <w:delText>esta chamada</w:delText>
        </w:r>
      </w:del>
      <w:ins w:id="47" w:author="Latitude" w:date="2017-01-23T22:11:00Z">
        <w:r>
          <w:t xml:space="preserve">denominada </w:t>
        </w:r>
      </w:ins>
      <w:ins w:id="48" w:author="Latitude" w:date="2017-01-23T22:12:00Z">
        <w:r>
          <w:t>por</w:t>
        </w:r>
      </w:ins>
      <w:r w:rsidR="005E65BE">
        <w:t xml:space="preserve"> “</w:t>
      </w:r>
      <w:r w:rsidR="005E65BE" w:rsidRPr="005E65BE">
        <w:rPr>
          <w:i/>
        </w:rPr>
        <w:t xml:space="preserve">Sprint </w:t>
      </w:r>
      <w:proofErr w:type="spellStart"/>
      <w:r w:rsidR="005E65BE" w:rsidRPr="005E65BE">
        <w:rPr>
          <w:i/>
        </w:rPr>
        <w:t>review</w:t>
      </w:r>
      <w:proofErr w:type="spellEnd"/>
      <w:r w:rsidR="005E65BE" w:rsidRPr="005E65BE">
        <w:rPr>
          <w:i/>
        </w:rPr>
        <w:t xml:space="preserve"> meeting</w:t>
      </w:r>
      <w:r w:rsidR="005E65BE">
        <w:t>”. Após esta reunião começa</w:t>
      </w:r>
      <w:ins w:id="49" w:author="Latitude" w:date="2017-01-23T22:12:00Z">
        <w:r>
          <w:t>-se</w:t>
        </w:r>
      </w:ins>
      <w:del w:id="50" w:author="Latitude" w:date="2017-01-23T22:12:00Z">
        <w:r w:rsidR="005E65BE" w:rsidDel="004A353F">
          <w:delText>m</w:delText>
        </w:r>
      </w:del>
      <w:r w:rsidR="005E65BE">
        <w:t xml:space="preserve"> a planear a próxima “</w:t>
      </w:r>
      <w:r w:rsidR="005E65BE" w:rsidRPr="005E65BE">
        <w:rPr>
          <w:i/>
        </w:rPr>
        <w:t>Sprint</w:t>
      </w:r>
      <w:r w:rsidR="005E65BE">
        <w:t>” e assim continuamente até chegar ao fim do desenvolvimento.</w:t>
      </w:r>
    </w:p>
    <w:p w:rsidR="005E65BE" w:rsidRDefault="005E65BE" w:rsidP="00657470">
      <w:pPr>
        <w:spacing w:line="360" w:lineRule="auto"/>
        <w:jc w:val="both"/>
      </w:pPr>
      <w:r>
        <w:t>No desenvolvimento ágil existem três (3) papeis fundamentais;</w:t>
      </w:r>
    </w:p>
    <w:p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Product</w:t>
      </w:r>
      <w:proofErr w:type="spellEnd"/>
      <w:r w:rsidRPr="005E65BE">
        <w:rPr>
          <w:b/>
        </w:rPr>
        <w:t xml:space="preserve"> </w:t>
      </w:r>
      <w:proofErr w:type="spellStart"/>
      <w:r w:rsidRPr="005E65BE">
        <w:rPr>
          <w:b/>
        </w:rPr>
        <w:t>Owner</w:t>
      </w:r>
      <w:proofErr w:type="spellEnd"/>
      <w:r>
        <w:t>: é um CEO do produto, este membro faz a ligação entre o cliente e “</w:t>
      </w:r>
      <w:proofErr w:type="spellStart"/>
      <w:r>
        <w:t>Scrum</w:t>
      </w:r>
      <w:proofErr w:type="spellEnd"/>
      <w:r>
        <w:t xml:space="preserve"> Team”, e é o responsável pelo projeto.</w:t>
      </w:r>
    </w:p>
    <w:p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Scrum</w:t>
      </w:r>
      <w:proofErr w:type="spellEnd"/>
      <w:r w:rsidRPr="005E65BE">
        <w:rPr>
          <w:b/>
        </w:rPr>
        <w:t xml:space="preserve"> Master</w:t>
      </w:r>
      <w:r>
        <w:t>: é basicamente o “</w:t>
      </w:r>
      <w:proofErr w:type="spellStart"/>
      <w:r>
        <w:t>Coach</w:t>
      </w:r>
      <w:proofErr w:type="spellEnd"/>
      <w:r>
        <w:t>” da equipa, o orientador e responsável da equipa de desenvolvimento e motivador.</w:t>
      </w:r>
    </w:p>
    <w:p w:rsidR="005E65BE" w:rsidRDefault="005E65BE" w:rsidP="00657470">
      <w:pPr>
        <w:spacing w:line="360" w:lineRule="auto"/>
        <w:jc w:val="both"/>
      </w:pPr>
      <w:r>
        <w:t xml:space="preserve">- </w:t>
      </w:r>
      <w:proofErr w:type="spellStart"/>
      <w:r w:rsidRPr="005E65BE">
        <w:rPr>
          <w:b/>
        </w:rPr>
        <w:t>Scrum</w:t>
      </w:r>
      <w:proofErr w:type="spellEnd"/>
      <w:r w:rsidRPr="005E65BE">
        <w:rPr>
          <w:b/>
        </w:rPr>
        <w:t xml:space="preserve"> Team</w:t>
      </w:r>
      <w:r>
        <w:t>: equipa de desenvolvimento do projeto.</w:t>
      </w:r>
    </w:p>
    <w:p w:rsidR="005E65BE" w:rsidRDefault="005E65BE" w:rsidP="00657470">
      <w:pPr>
        <w:spacing w:line="360" w:lineRule="auto"/>
        <w:jc w:val="both"/>
      </w:pPr>
    </w:p>
    <w:p w:rsidR="00B117D9" w:rsidRDefault="00B117D9" w:rsidP="00657470">
      <w:pPr>
        <w:spacing w:line="360" w:lineRule="auto"/>
        <w:jc w:val="both"/>
      </w:pPr>
      <w:r>
        <w:t xml:space="preserve">Funcionamento do </w:t>
      </w:r>
      <w:proofErr w:type="spellStart"/>
      <w:r w:rsidRPr="00B117D9">
        <w:rPr>
          <w:i/>
        </w:rPr>
        <w:t>Scrum</w:t>
      </w:r>
      <w:proofErr w:type="spellEnd"/>
    </w:p>
    <w:p w:rsidR="00B117D9" w:rsidRDefault="00B117D9" w:rsidP="00657470">
      <w:pPr>
        <w:spacing w:line="360" w:lineRule="auto"/>
        <w:jc w:val="both"/>
      </w:pPr>
      <w:proofErr w:type="gramStart"/>
      <w:r w:rsidRPr="00B117D9">
        <w:rPr>
          <w:b/>
          <w:i/>
        </w:rPr>
        <w:t>Sprint</w:t>
      </w:r>
      <w:proofErr w:type="gramEnd"/>
      <w:r>
        <w:t xml:space="preserve"> – são interações de 2 a 4 semanas, em cada uma delas inicia-se com uma reunião “</w:t>
      </w:r>
      <w:r w:rsidRPr="00B117D9">
        <w:rPr>
          <w:i/>
        </w:rPr>
        <w:t xml:space="preserve">Sprint </w:t>
      </w:r>
      <w:proofErr w:type="spellStart"/>
      <w:r w:rsidRPr="00B117D9">
        <w:rPr>
          <w:i/>
        </w:rPr>
        <w:t>Planning</w:t>
      </w:r>
      <w:proofErr w:type="spellEnd"/>
      <w:r w:rsidRPr="00B117D9">
        <w:rPr>
          <w:i/>
        </w:rPr>
        <w:t xml:space="preserve"> Meeting</w:t>
      </w:r>
      <w:r>
        <w:t xml:space="preserve">”, onde </w:t>
      </w:r>
      <w:del w:id="51" w:author="Latitude" w:date="2017-01-23T22:14:00Z">
        <w:r w:rsidDel="00E7098F">
          <w:delText xml:space="preserve">são </w:delText>
        </w:r>
      </w:del>
      <w:ins w:id="52" w:author="Latitude" w:date="2017-01-23T22:14:00Z">
        <w:r w:rsidR="00E7098F">
          <w:t>é</w:t>
        </w:r>
        <w:r w:rsidR="00E7098F">
          <w:t xml:space="preserve"> </w:t>
        </w:r>
      </w:ins>
      <w:r>
        <w:t>decidido</w:t>
      </w:r>
      <w:del w:id="53" w:author="Latitude" w:date="2017-01-23T22:14:00Z">
        <w:r w:rsidDel="00E7098F">
          <w:delText>s</w:delText>
        </w:r>
      </w:del>
      <w:r>
        <w:t xml:space="preserve"> o que será desenvolvido, com a apresentação dos itens com maior prioridade</w:t>
      </w:r>
      <w:ins w:id="54" w:author="Latitude" w:date="2017-01-23T22:14:00Z">
        <w:r w:rsidR="00E7098F">
          <w:t xml:space="preserve">, </w:t>
        </w:r>
      </w:ins>
      <w:ins w:id="55" w:author="Latitude" w:date="2017-01-23T22:15:00Z">
        <w:r w:rsidR="00E7098F">
          <w:t>sendo</w:t>
        </w:r>
      </w:ins>
      <w:del w:id="56" w:author="Latitude" w:date="2017-01-23T22:15:00Z">
        <w:r w:rsidDel="00E7098F">
          <w:delText xml:space="preserve"> e são</w:delText>
        </w:r>
      </w:del>
      <w:r>
        <w:t xml:space="preserve"> divididos pela equipa.</w:t>
      </w:r>
    </w:p>
    <w:p w:rsidR="0072447E" w:rsidRDefault="00B117D9" w:rsidP="00657470">
      <w:pPr>
        <w:spacing w:line="360" w:lineRule="auto"/>
        <w:jc w:val="both"/>
      </w:pPr>
      <w:proofErr w:type="spellStart"/>
      <w:r w:rsidRPr="00B117D9">
        <w:rPr>
          <w:b/>
          <w:i/>
        </w:rPr>
        <w:t>Scrum</w:t>
      </w:r>
      <w:proofErr w:type="spellEnd"/>
      <w:r w:rsidRPr="00B117D9">
        <w:rPr>
          <w:b/>
          <w:i/>
        </w:rPr>
        <w:t xml:space="preserve"> Team</w:t>
      </w:r>
      <w:r>
        <w:t xml:space="preserve"> </w:t>
      </w:r>
      <w:proofErr w:type="gramStart"/>
      <w:r>
        <w:t>-  todos</w:t>
      </w:r>
      <w:proofErr w:type="gramEnd"/>
      <w:r>
        <w:t xml:space="preserve"> os dias </w:t>
      </w:r>
      <w:ins w:id="57" w:author="Latitude" w:date="2017-01-23T22:15:00Z">
        <w:r w:rsidR="00E7098F">
          <w:t>são iniciados</w:t>
        </w:r>
      </w:ins>
      <w:del w:id="58" w:author="Latitude" w:date="2017-01-23T22:15:00Z">
        <w:r w:rsidDel="00E7098F">
          <w:delText>iniciam</w:delText>
        </w:r>
      </w:del>
      <w:r>
        <w:t xml:space="preserve"> com uma </w:t>
      </w:r>
      <w:ins w:id="59" w:author="Latitude" w:date="2017-01-23T22:15:00Z">
        <w:r w:rsidR="00E7098F">
          <w:t xml:space="preserve">breve </w:t>
        </w:r>
      </w:ins>
      <w:r>
        <w:t xml:space="preserve">reunião </w:t>
      </w:r>
      <w:ins w:id="60" w:author="Latitude" w:date="2017-01-23T22:15:00Z">
        <w:r w:rsidR="00E7098F">
          <w:t xml:space="preserve">com </w:t>
        </w:r>
      </w:ins>
      <w:ins w:id="61" w:author="Latitude" w:date="2017-01-23T22:16:00Z">
        <w:r w:rsidR="00E7098F">
          <w:t>duração</w:t>
        </w:r>
        <w:r w:rsidR="00E7098F">
          <w:t xml:space="preserve">, </w:t>
        </w:r>
      </w:ins>
      <w:r>
        <w:t xml:space="preserve">até 15 minutos, </w:t>
      </w:r>
      <w:del w:id="62" w:author="Latitude" w:date="2017-01-23T22:16:00Z">
        <w:r w:rsidDel="00E7098F">
          <w:delText xml:space="preserve">para </w:delText>
        </w:r>
      </w:del>
      <w:ins w:id="63" w:author="Latitude" w:date="2017-01-23T22:16:00Z">
        <w:r w:rsidR="00E7098F">
          <w:t>com objetivo de</w:t>
        </w:r>
        <w:r w:rsidR="00E7098F">
          <w:t xml:space="preserve"> </w:t>
        </w:r>
      </w:ins>
      <w:r>
        <w:t>sincronizar o trabalho a ser desenvolvido e informa</w:t>
      </w:r>
      <w:ins w:id="64" w:author="Latitude" w:date="2017-01-23T22:16:00Z">
        <w:r w:rsidR="00E7098F">
          <w:t>r</w:t>
        </w:r>
      </w:ins>
      <w:r>
        <w:t xml:space="preserve"> o “</w:t>
      </w:r>
      <w:proofErr w:type="spellStart"/>
      <w:r w:rsidRPr="00B117D9">
        <w:rPr>
          <w:i/>
        </w:rPr>
        <w:t>Scrum</w:t>
      </w:r>
      <w:proofErr w:type="spellEnd"/>
      <w:r w:rsidRPr="00B117D9">
        <w:rPr>
          <w:i/>
        </w:rPr>
        <w:t xml:space="preserve"> Master</w:t>
      </w:r>
      <w:r>
        <w:rPr>
          <w:i/>
        </w:rPr>
        <w:t>”</w:t>
      </w:r>
      <w:r>
        <w:t xml:space="preserve"> </w:t>
      </w:r>
      <w:ins w:id="65" w:author="Latitude" w:date="2017-01-23T22:16:00Z">
        <w:r w:rsidR="00E7098F">
          <w:t>que existe</w:t>
        </w:r>
      </w:ins>
      <w:del w:id="66" w:author="Latitude" w:date="2017-01-23T22:16:00Z">
        <w:r w:rsidDel="00E7098F">
          <w:delText>de</w:delText>
        </w:r>
      </w:del>
      <w:r>
        <w:t xml:space="preserve"> algum impedimento no desenvolvimento.</w:t>
      </w:r>
    </w:p>
    <w:p w:rsidR="00B34C7D" w:rsidRDefault="004F05A7" w:rsidP="004F05A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020253" cy="2151530"/>
            <wp:effectExtent l="0" t="0" r="2540" b="7620"/>
            <wp:docPr id="1" name="Imagem 1" descr="../Captura%20de%20ecrã%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Captura%20de%20ecrã%2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48" cy="2157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5A7" w:rsidRDefault="004F05A7" w:rsidP="004F05A7">
      <w:pPr>
        <w:spacing w:line="360" w:lineRule="auto"/>
        <w:jc w:val="center"/>
      </w:pPr>
      <w:r>
        <w:t xml:space="preserve">fig.1 – Processo </w:t>
      </w:r>
      <w:proofErr w:type="spellStart"/>
      <w:r w:rsidRPr="004F05A7">
        <w:rPr>
          <w:i/>
        </w:rPr>
        <w:t>Scrum</w:t>
      </w:r>
      <w:proofErr w:type="spellEnd"/>
      <w:r>
        <w:t xml:space="preserve"> </w:t>
      </w:r>
    </w:p>
    <w:p w:rsidR="00F807E4" w:rsidRDefault="00F807E4" w:rsidP="004F05A7">
      <w:pPr>
        <w:spacing w:line="360" w:lineRule="auto"/>
        <w:jc w:val="center"/>
      </w:pPr>
    </w:p>
    <w:p w:rsidR="00B34C7D" w:rsidRDefault="001D6DDB" w:rsidP="00561397">
      <w:pPr>
        <w:spacing w:line="360" w:lineRule="auto"/>
      </w:pPr>
      <w:r>
        <w:t>No fi</w:t>
      </w:r>
      <w:ins w:id="67" w:author="Latitude" w:date="2017-01-23T22:16:00Z">
        <w:r w:rsidR="00E7098F">
          <w:t>nal</w:t>
        </w:r>
      </w:ins>
      <w:del w:id="68" w:author="Latitude" w:date="2017-01-23T22:16:00Z">
        <w:r w:rsidDel="00E7098F">
          <w:delText>m</w:delText>
        </w:r>
      </w:del>
      <w:r w:rsidR="00296C66">
        <w:t xml:space="preserve"> de cada </w:t>
      </w:r>
      <w:r w:rsidR="002E53A2">
        <w:t>“</w:t>
      </w:r>
      <w:r w:rsidR="00296C66" w:rsidRPr="002E53A2">
        <w:rPr>
          <w:i/>
        </w:rPr>
        <w:t>Sprint</w:t>
      </w:r>
      <w:r w:rsidR="002E53A2">
        <w:rPr>
          <w:i/>
        </w:rPr>
        <w:t>”</w:t>
      </w:r>
      <w:r w:rsidR="00296C66">
        <w:t xml:space="preserve"> ocorre a </w:t>
      </w:r>
      <w:r w:rsidR="002E53A2">
        <w:t>“</w:t>
      </w:r>
      <w:r w:rsidR="00296C66" w:rsidRPr="002E53A2">
        <w:rPr>
          <w:i/>
        </w:rPr>
        <w:t xml:space="preserve">Sprint </w:t>
      </w:r>
      <w:proofErr w:type="spellStart"/>
      <w:r w:rsidR="00296C66" w:rsidRPr="002E53A2">
        <w:rPr>
          <w:i/>
        </w:rPr>
        <w:t>Review</w:t>
      </w:r>
      <w:proofErr w:type="spellEnd"/>
      <w:r w:rsidR="00296C66" w:rsidRPr="002E53A2">
        <w:rPr>
          <w:i/>
        </w:rPr>
        <w:t xml:space="preserve"> Meeting</w:t>
      </w:r>
      <w:r w:rsidR="002E53A2">
        <w:rPr>
          <w:i/>
        </w:rPr>
        <w:t>”</w:t>
      </w:r>
      <w:r w:rsidR="00296C66">
        <w:t xml:space="preserve">, reunião na qual o </w:t>
      </w:r>
      <w:r w:rsidR="002E53A2">
        <w:t>“</w:t>
      </w:r>
      <w:proofErr w:type="spellStart"/>
      <w:r w:rsidR="00296C66" w:rsidRPr="002E53A2">
        <w:rPr>
          <w:i/>
        </w:rPr>
        <w:t>Srcum</w:t>
      </w:r>
      <w:proofErr w:type="spellEnd"/>
      <w:r w:rsidR="00296C66" w:rsidRPr="002E53A2">
        <w:rPr>
          <w:i/>
        </w:rPr>
        <w:t xml:space="preserve"> </w:t>
      </w:r>
      <w:proofErr w:type="gramStart"/>
      <w:r w:rsidR="00296C66" w:rsidRPr="002E53A2">
        <w:rPr>
          <w:i/>
        </w:rPr>
        <w:t>Team</w:t>
      </w:r>
      <w:proofErr w:type="gramEnd"/>
      <w:r w:rsidR="002E53A2">
        <w:rPr>
          <w:i/>
        </w:rPr>
        <w:t>”</w:t>
      </w:r>
      <w:r w:rsidR="00296C66">
        <w:t xml:space="preserve"> apresenta </w:t>
      </w:r>
      <w:del w:id="69" w:author="Latitude" w:date="2017-01-23T22:17:00Z">
        <w:r w:rsidR="00296C66" w:rsidDel="00E7098F">
          <w:delText xml:space="preserve">para </w:delText>
        </w:r>
      </w:del>
      <w:ins w:id="70" w:author="Latitude" w:date="2017-01-23T22:17:00Z">
        <w:r w:rsidR="00E7098F">
          <w:t xml:space="preserve">ao </w:t>
        </w:r>
        <w:proofErr w:type="spellStart"/>
        <w:r w:rsidR="00E7098F">
          <w:t>Product</w:t>
        </w:r>
        <w:proofErr w:type="spellEnd"/>
        <w:r w:rsidR="00E7098F">
          <w:t xml:space="preserve"> </w:t>
        </w:r>
        <w:proofErr w:type="spellStart"/>
        <w:r w:rsidR="00E7098F">
          <w:t>Owner</w:t>
        </w:r>
      </w:ins>
      <w:proofErr w:type="spellEnd"/>
      <w:del w:id="71" w:author="Latitude" w:date="2017-01-23T22:17:00Z">
        <w:r w:rsidR="00296C66" w:rsidDel="00E7098F">
          <w:delText>PO</w:delText>
        </w:r>
      </w:del>
      <w:r w:rsidR="002E53A2">
        <w:t xml:space="preserve"> o que foi desenvolvido durante a “</w:t>
      </w:r>
      <w:r w:rsidR="002E53A2" w:rsidRPr="002E53A2">
        <w:rPr>
          <w:i/>
        </w:rPr>
        <w:t>Sprint</w:t>
      </w:r>
      <w:r w:rsidR="002E53A2">
        <w:rPr>
          <w:i/>
        </w:rPr>
        <w:t>”</w:t>
      </w:r>
      <w:r w:rsidR="002E53A2">
        <w:t>.</w:t>
      </w:r>
    </w:p>
    <w:p w:rsidR="00B34C7D" w:rsidRDefault="002E53A2" w:rsidP="00E7098F">
      <w:pPr>
        <w:spacing w:line="360" w:lineRule="auto"/>
        <w:jc w:val="both"/>
        <w:pPrChange w:id="72" w:author="Latitude" w:date="2017-01-23T22:19:00Z">
          <w:pPr>
            <w:spacing w:line="360" w:lineRule="auto"/>
          </w:pPr>
        </w:pPrChange>
      </w:pPr>
      <w:r>
        <w:lastRenderedPageBreak/>
        <w:t>Após esta</w:t>
      </w:r>
      <w:ins w:id="73" w:author="Latitude" w:date="2017-01-23T22:17:00Z">
        <w:r w:rsidR="00E7098F">
          <w:t xml:space="preserve"> reunião</w:t>
        </w:r>
      </w:ins>
      <w:r>
        <w:t xml:space="preserve">, o </w:t>
      </w:r>
      <w:proofErr w:type="spellStart"/>
      <w:r w:rsidRPr="002E53A2">
        <w:rPr>
          <w:i/>
        </w:rPr>
        <w:t>Scrum</w:t>
      </w:r>
      <w:proofErr w:type="spellEnd"/>
      <w:r>
        <w:t xml:space="preserve"> Master efetua uma reunião com </w:t>
      </w:r>
      <w:ins w:id="74" w:author="Latitude" w:date="2017-01-23T22:17:00Z">
        <w:r w:rsidR="00E7098F">
          <w:t>a</w:t>
        </w:r>
      </w:ins>
      <w:del w:id="75" w:author="Latitude" w:date="2017-01-23T22:17:00Z">
        <w:r w:rsidDel="00E7098F">
          <w:delText>o</w:delText>
        </w:r>
      </w:del>
      <w:r>
        <w:t xml:space="preserve"> </w:t>
      </w:r>
      <w:proofErr w:type="spellStart"/>
      <w:r w:rsidRPr="002E53A2">
        <w:rPr>
          <w:i/>
        </w:rPr>
        <w:t>Scrum</w:t>
      </w:r>
      <w:proofErr w:type="spellEnd"/>
      <w:r>
        <w:t xml:space="preserve"> </w:t>
      </w:r>
      <w:proofErr w:type="gramStart"/>
      <w:r>
        <w:t>Team</w:t>
      </w:r>
      <w:proofErr w:type="gramEnd"/>
      <w:r>
        <w:t xml:space="preserve"> numa ultima reunião da “</w:t>
      </w:r>
      <w:proofErr w:type="spellStart"/>
      <w:r w:rsidRPr="002E53A2">
        <w:rPr>
          <w:i/>
        </w:rPr>
        <w:t>Sprint</w:t>
      </w:r>
      <w:r>
        <w:rPr>
          <w:i/>
        </w:rPr>
        <w:t>”</w:t>
      </w:r>
      <w:del w:id="76" w:author="Latitude" w:date="2017-01-23T22:19:00Z">
        <w:r w:rsidDel="00E7098F">
          <w:delText xml:space="preserve"> </w:delText>
        </w:r>
      </w:del>
      <w:ins w:id="77" w:author="Latitude" w:date="2017-01-23T22:19:00Z">
        <w:r w:rsidR="00E7098F">
          <w:t>,onde</w:t>
        </w:r>
        <w:proofErr w:type="spellEnd"/>
        <w:r w:rsidR="00E7098F">
          <w:t xml:space="preserve"> </w:t>
        </w:r>
      </w:ins>
      <w:ins w:id="78" w:author="Latitude" w:date="2017-01-23T22:18:00Z">
        <w:r w:rsidR="00E7098F">
          <w:t>s</w:t>
        </w:r>
      </w:ins>
      <w:r>
        <w:t>e faz uma re</w:t>
      </w:r>
      <w:ins w:id="79" w:author="Latitude" w:date="2017-01-23T22:18:00Z">
        <w:r w:rsidR="00E7098F">
          <w:t>tro</w:t>
        </w:r>
      </w:ins>
      <w:r>
        <w:t>spetiva do desenvolvimento (“</w:t>
      </w:r>
      <w:proofErr w:type="spellStart"/>
      <w:r w:rsidRPr="002E53A2">
        <w:rPr>
          <w:i/>
        </w:rPr>
        <w:t>Retrospective</w:t>
      </w:r>
      <w:proofErr w:type="spellEnd"/>
      <w:r w:rsidRPr="002E53A2">
        <w:rPr>
          <w:i/>
        </w:rPr>
        <w:t xml:space="preserve"> Meeting</w:t>
      </w:r>
      <w:r>
        <w:t>”), motivando a equipa para a próxima Sprint e melhorias a fazer.</w:t>
      </w:r>
    </w:p>
    <w:p w:rsidR="0063523D" w:rsidRDefault="0063523D" w:rsidP="00561397">
      <w:pPr>
        <w:spacing w:line="360" w:lineRule="auto"/>
        <w:rPr>
          <w:b/>
          <w:i/>
        </w:rPr>
      </w:pPr>
    </w:p>
    <w:p w:rsidR="002E53A2" w:rsidRPr="00BE296D" w:rsidRDefault="00BE296D" w:rsidP="00561397">
      <w:pPr>
        <w:spacing w:line="360" w:lineRule="auto"/>
        <w:rPr>
          <w:b/>
          <w:i/>
        </w:rPr>
      </w:pPr>
      <w:r w:rsidRPr="00BE296D">
        <w:rPr>
          <w:b/>
          <w:i/>
        </w:rPr>
        <w:t>Vantagens:</w:t>
      </w:r>
    </w:p>
    <w:p w:rsidR="00BE296D" w:rsidRDefault="00985032" w:rsidP="00BF7608">
      <w:pPr>
        <w:spacing w:line="360" w:lineRule="auto"/>
        <w:jc w:val="both"/>
      </w:pPr>
      <w:r w:rsidRPr="00985032">
        <w:rPr>
          <w:b/>
        </w:rPr>
        <w:t>- Motivação maior dos programadores</w:t>
      </w:r>
      <w:r>
        <w:t xml:space="preserve">, </w:t>
      </w:r>
      <w:proofErr w:type="spellStart"/>
      <w:ins w:id="80" w:author="Latitude" w:date="2017-01-23T22:19:00Z">
        <w:r w:rsidR="00E7098F">
          <w:t>as</w:t>
        </w:r>
      </w:ins>
      <w:del w:id="81" w:author="Latitude" w:date="2017-01-23T22:19:00Z">
        <w:r w:rsidDel="00E7098F">
          <w:delText xml:space="preserve">tem </w:delText>
        </w:r>
      </w:del>
      <w:r>
        <w:t>metas</w:t>
      </w:r>
      <w:proofErr w:type="spellEnd"/>
      <w:r>
        <w:t xml:space="preserve"> </w:t>
      </w:r>
      <w:ins w:id="82" w:author="Latitude" w:date="2017-01-23T22:19:00Z">
        <w:r w:rsidR="00E7098F">
          <w:t>a</w:t>
        </w:r>
      </w:ins>
      <w:del w:id="83" w:author="Latitude" w:date="2017-01-23T22:19:00Z">
        <w:r w:rsidDel="00E7098F">
          <w:delText>para</w:delText>
        </w:r>
      </w:del>
      <w:r>
        <w:t xml:space="preserve"> atingir</w:t>
      </w:r>
      <w:ins w:id="84" w:author="Latitude" w:date="2017-01-23T22:19:00Z">
        <w:r w:rsidR="00E7098F">
          <w:t xml:space="preserve"> </w:t>
        </w:r>
        <w:proofErr w:type="gramStart"/>
        <w:r w:rsidR="00E7098F">
          <w:t>são bem definidas</w:t>
        </w:r>
      </w:ins>
      <w:proofErr w:type="gramEnd"/>
      <w:r>
        <w:t>.</w:t>
      </w:r>
    </w:p>
    <w:p w:rsidR="00985032" w:rsidRDefault="00985032" w:rsidP="00BF7608">
      <w:pPr>
        <w:spacing w:line="360" w:lineRule="auto"/>
        <w:jc w:val="both"/>
      </w:pPr>
      <w:r w:rsidRPr="00985032">
        <w:rPr>
          <w:b/>
        </w:rPr>
        <w:t>- Visualização do proje</w:t>
      </w:r>
      <w:del w:id="85" w:author="Latitude" w:date="2017-01-23T22:20:00Z">
        <w:r w:rsidRPr="00985032" w:rsidDel="00E7098F">
          <w:rPr>
            <w:b/>
          </w:rPr>
          <w:delText>c</w:delText>
        </w:r>
      </w:del>
      <w:r w:rsidRPr="00985032">
        <w:rPr>
          <w:b/>
        </w:rPr>
        <w:t>to</w:t>
      </w:r>
      <w:proofErr w:type="gramStart"/>
      <w:r>
        <w:t>,</w:t>
      </w:r>
      <w:proofErr w:type="gramEnd"/>
      <w:r>
        <w:t xml:space="preserve"> fica mais fácil </w:t>
      </w:r>
      <w:ins w:id="86" w:author="Latitude" w:date="2017-01-23T22:20:00Z">
        <w:r w:rsidR="00E7098F">
          <w:t xml:space="preserve">a </w:t>
        </w:r>
      </w:ins>
      <w:r>
        <w:t>toda a equipa visualizar o proje</w:t>
      </w:r>
      <w:del w:id="87" w:author="Latitude" w:date="2017-01-23T22:20:00Z">
        <w:r w:rsidDel="00E7098F">
          <w:delText>c</w:delText>
        </w:r>
      </w:del>
      <w:r>
        <w:t>to.</w:t>
      </w:r>
    </w:p>
    <w:p w:rsidR="00985032" w:rsidRDefault="00985032" w:rsidP="00BF7608">
      <w:pPr>
        <w:spacing w:line="360" w:lineRule="auto"/>
        <w:jc w:val="both"/>
      </w:pPr>
      <w:r w:rsidRPr="00985032">
        <w:rPr>
          <w:b/>
        </w:rPr>
        <w:t>- Diminuição d</w:t>
      </w:r>
      <w:ins w:id="88" w:author="Latitude" w:date="2017-01-23T22:20:00Z">
        <w:r w:rsidR="00E7098F">
          <w:rPr>
            <w:b/>
          </w:rPr>
          <w:t>e</w:t>
        </w:r>
      </w:ins>
      <w:del w:id="89" w:author="Latitude" w:date="2017-01-23T22:20:00Z">
        <w:r w:rsidRPr="00985032" w:rsidDel="00E7098F">
          <w:rPr>
            <w:b/>
          </w:rPr>
          <w:delText>os</w:delText>
        </w:r>
      </w:del>
      <w:r w:rsidRPr="00985032">
        <w:rPr>
          <w:b/>
        </w:rPr>
        <w:t xml:space="preserve"> bugs</w:t>
      </w:r>
      <w:r>
        <w:t>, a qualidade passa a ser o mais importante nos prazos, logo existe uma maior preocupação em não falhar na programação.</w:t>
      </w:r>
    </w:p>
    <w:p w:rsidR="00985032" w:rsidRDefault="00985032" w:rsidP="00BF7608">
      <w:pPr>
        <w:spacing w:line="360" w:lineRule="auto"/>
        <w:jc w:val="both"/>
      </w:pPr>
      <w:r w:rsidRPr="00985032">
        <w:rPr>
          <w:b/>
        </w:rPr>
        <w:t>- Prioridades podem ser alteradas</w:t>
      </w:r>
      <w:r>
        <w:t>, com as tarefas definidas em cada interação, podem ser alteradas prioridades na próxima interação, desde que faça sentido ou a pedido do requisitante.</w:t>
      </w:r>
    </w:p>
    <w:p w:rsidR="000834F9" w:rsidRDefault="00985032" w:rsidP="00BF7608">
      <w:pPr>
        <w:spacing w:line="360" w:lineRule="auto"/>
        <w:jc w:val="both"/>
      </w:pPr>
      <w:r w:rsidRPr="00985032">
        <w:rPr>
          <w:b/>
        </w:rPr>
        <w:t>- Funcionalidade</w:t>
      </w:r>
      <w:ins w:id="90" w:author="Latitude" w:date="2017-01-23T22:21:00Z">
        <w:r w:rsidR="00E7098F">
          <w:rPr>
            <w:b/>
          </w:rPr>
          <w:t>s</w:t>
        </w:r>
      </w:ins>
      <w:r w:rsidRPr="00985032">
        <w:rPr>
          <w:b/>
        </w:rPr>
        <w:t xml:space="preserve"> que agregam valor vêm em primeiro</w:t>
      </w:r>
      <w:r>
        <w:t xml:space="preserve">, um dos itens que independente da metodologia pode ser aplicado, contudo, no </w:t>
      </w:r>
      <w:proofErr w:type="spellStart"/>
      <w:r>
        <w:t>Scrum</w:t>
      </w:r>
      <w:proofErr w:type="spellEnd"/>
      <w:r>
        <w:t xml:space="preserve"> esse critério é bastante enfático, pois o que agrega maior valor ao cliente.</w:t>
      </w:r>
    </w:p>
    <w:p w:rsidR="000834F9" w:rsidRDefault="000834F9" w:rsidP="00561397">
      <w:pPr>
        <w:spacing w:line="360" w:lineRule="auto"/>
      </w:pPr>
    </w:p>
    <w:p w:rsidR="00BE296D" w:rsidRPr="00BE296D" w:rsidRDefault="00BE296D" w:rsidP="00561397">
      <w:pPr>
        <w:spacing w:line="360" w:lineRule="auto"/>
        <w:rPr>
          <w:b/>
          <w:i/>
        </w:rPr>
      </w:pPr>
      <w:r w:rsidRPr="00BE296D">
        <w:rPr>
          <w:b/>
          <w:i/>
        </w:rPr>
        <w:t>Desvantagens:</w:t>
      </w:r>
    </w:p>
    <w:p w:rsidR="00BE296D" w:rsidRDefault="00985032" w:rsidP="00BF7608">
      <w:pPr>
        <w:spacing w:line="360" w:lineRule="auto"/>
        <w:jc w:val="both"/>
      </w:pPr>
      <w:r>
        <w:t xml:space="preserve">- </w:t>
      </w:r>
      <w:r w:rsidRPr="00985032">
        <w:rPr>
          <w:b/>
        </w:rPr>
        <w:t>Proje</w:t>
      </w:r>
      <w:del w:id="91" w:author="Latitude" w:date="2017-01-23T22:21:00Z">
        <w:r w:rsidRPr="00985032" w:rsidDel="00E7098F">
          <w:rPr>
            <w:b/>
          </w:rPr>
          <w:delText>c</w:delText>
        </w:r>
      </w:del>
      <w:r w:rsidRPr="00985032">
        <w:rPr>
          <w:b/>
        </w:rPr>
        <w:t>to não documentado</w:t>
      </w:r>
      <w:r>
        <w:t xml:space="preserve">, pelos prazos de desenvolvimento a documentação fica para segundo </w:t>
      </w:r>
      <w:del w:id="92" w:author="Latitude" w:date="2017-01-23T22:22:00Z">
        <w:r w:rsidDel="00E7098F">
          <w:delText xml:space="preserve">plano </w:delText>
        </w:r>
      </w:del>
      <w:r>
        <w:t xml:space="preserve">ou </w:t>
      </w:r>
      <w:ins w:id="93" w:author="Latitude" w:date="2017-01-23T22:22:00Z">
        <w:r w:rsidR="00E7098F">
          <w:t xml:space="preserve">pode ser </w:t>
        </w:r>
      </w:ins>
      <w:r>
        <w:t>mesmo anulada.</w:t>
      </w:r>
    </w:p>
    <w:p w:rsidR="00985032" w:rsidRDefault="00985032" w:rsidP="00BF7608">
      <w:pPr>
        <w:spacing w:line="360" w:lineRule="auto"/>
        <w:jc w:val="both"/>
      </w:pPr>
      <w:r w:rsidRPr="00985032">
        <w:rPr>
          <w:b/>
        </w:rPr>
        <w:t>- Prazo</w:t>
      </w:r>
      <w:r>
        <w:t xml:space="preserve">, como </w:t>
      </w:r>
      <w:r w:rsidR="000F6C69">
        <w:t>nesta metodologia</w:t>
      </w:r>
      <w:r>
        <w:t xml:space="preserve"> os prazos são muito apertados</w:t>
      </w:r>
      <w:del w:id="94" w:author="Latitude" w:date="2017-01-23T22:22:00Z">
        <w:r w:rsidDel="00E7098F">
          <w:delText>,</w:delText>
        </w:r>
      </w:del>
      <w:r>
        <w:t xml:space="preserve"> e o cliente quer resultados, às vezes a implementação ou o desenvolvimento é incompleto, no ponto de vista do desenvolvedor, porque fica sempre algo por melhorar ou fazer.</w:t>
      </w:r>
    </w:p>
    <w:p w:rsidR="00BE296D" w:rsidRDefault="00985032" w:rsidP="00BF7608">
      <w:pPr>
        <w:spacing w:line="360" w:lineRule="auto"/>
        <w:jc w:val="both"/>
      </w:pPr>
      <w:r>
        <w:t xml:space="preserve">- </w:t>
      </w:r>
      <w:r w:rsidRPr="00BF7608">
        <w:rPr>
          <w:b/>
        </w:rPr>
        <w:t>Falta de planeamento de papel</w:t>
      </w:r>
      <w:r>
        <w:t xml:space="preserve">, em vista de não haver tempo para fazer desenhos, os desenvolvedores arrancam com o desenvolvimento sem </w:t>
      </w:r>
      <w:r w:rsidR="00BF7608">
        <w:t>um layout ou estrutura definida ou consistente.</w:t>
      </w:r>
    </w:p>
    <w:p w:rsidR="000834F9" w:rsidRDefault="00BF7608" w:rsidP="00BF7608">
      <w:pPr>
        <w:spacing w:line="360" w:lineRule="auto"/>
        <w:jc w:val="both"/>
      </w:pPr>
      <w:r w:rsidRPr="00BF7608">
        <w:rPr>
          <w:b/>
        </w:rPr>
        <w:t>- Cargos indefinidos</w:t>
      </w:r>
      <w:r>
        <w:t xml:space="preserve">, </w:t>
      </w:r>
      <w:ins w:id="95" w:author="Latitude" w:date="2017-01-23T22:22:00Z">
        <w:r w:rsidR="00E7098F">
          <w:t>na metodol</w:t>
        </w:r>
      </w:ins>
      <w:ins w:id="96" w:author="Latitude" w:date="2017-01-23T22:23:00Z">
        <w:r w:rsidR="00E7098F">
          <w:t>ogi</w:t>
        </w:r>
      </w:ins>
      <w:ins w:id="97" w:author="Latitude" w:date="2017-01-23T22:22:00Z">
        <w:r w:rsidR="00E7098F">
          <w:t>a</w:t>
        </w:r>
      </w:ins>
      <w:del w:id="98" w:author="Latitude" w:date="2017-01-23T22:22:00Z">
        <w:r w:rsidDel="00E7098F">
          <w:delText>em</w:delText>
        </w:r>
      </w:del>
      <w:r>
        <w:t xml:space="preserve"> </w:t>
      </w:r>
      <w:proofErr w:type="spellStart"/>
      <w:r>
        <w:t>Scrum</w:t>
      </w:r>
      <w:proofErr w:type="spellEnd"/>
      <w:r>
        <w:t xml:space="preserve"> existem três (3) </w:t>
      </w:r>
      <w:proofErr w:type="gramStart"/>
      <w:r>
        <w:t>papeis</w:t>
      </w:r>
      <w:proofErr w:type="gramEnd"/>
      <w:r>
        <w:t xml:space="preserve"> </w:t>
      </w:r>
      <w:ins w:id="99" w:author="Latitude" w:date="2017-01-23T22:23:00Z">
        <w:r w:rsidR="00E7098F">
          <w:t xml:space="preserve">base </w:t>
        </w:r>
      </w:ins>
      <w:r>
        <w:t>definidos</w:t>
      </w:r>
      <w:ins w:id="100" w:author="Latitude" w:date="2017-01-23T22:23:00Z">
        <w:r w:rsidR="00E7098F">
          <w:t>,</w:t>
        </w:r>
      </w:ins>
      <w:r>
        <w:t xml:space="preserve"> </w:t>
      </w:r>
      <w:del w:id="101" w:author="Latitude" w:date="2017-01-23T22:23:00Z">
        <w:r w:rsidDel="00E7098F">
          <w:delText xml:space="preserve">com base, </w:delText>
        </w:r>
      </w:del>
      <w:r>
        <w:t>muitas das vezes esses pap</w:t>
      </w:r>
      <w:ins w:id="102" w:author="Latitude" w:date="2017-01-23T22:23:00Z">
        <w:r w:rsidR="00E7098F">
          <w:t>é</w:t>
        </w:r>
      </w:ins>
      <w:del w:id="103" w:author="Latitude" w:date="2017-01-23T22:23:00Z">
        <w:r w:rsidDel="00E7098F">
          <w:delText>e</w:delText>
        </w:r>
      </w:del>
      <w:r>
        <w:t>is / cargos não funcionam, pois existe</w:t>
      </w:r>
      <w:ins w:id="104" w:author="Latitude" w:date="2017-01-23T22:23:00Z">
        <w:r w:rsidR="00E7098F">
          <w:t>m</w:t>
        </w:r>
      </w:ins>
      <w:r>
        <w:t xml:space="preserve"> prazos curtos e todos têm de </w:t>
      </w:r>
      <w:proofErr w:type="spellStart"/>
      <w:ins w:id="105" w:author="Latitude" w:date="2017-01-23T22:23:00Z">
        <w:r w:rsidR="00E7098F">
          <w:t>colaborar</w:t>
        </w:r>
      </w:ins>
      <w:del w:id="106" w:author="Latitude" w:date="2017-01-23T22:24:00Z">
        <w:r w:rsidDel="00E7098F">
          <w:delText>aju</w:delText>
        </w:r>
      </w:del>
      <w:del w:id="107" w:author="Latitude" w:date="2017-01-23T22:23:00Z">
        <w:r w:rsidDel="00E7098F">
          <w:delText>dar</w:delText>
        </w:r>
      </w:del>
      <w:r>
        <w:t>,</w:t>
      </w:r>
      <w:ins w:id="108" w:author="Latitude" w:date="2017-01-23T22:24:00Z">
        <w:r w:rsidR="00805AD3">
          <w:t>muitas</w:t>
        </w:r>
        <w:proofErr w:type="spellEnd"/>
        <w:r w:rsidR="00805AD3">
          <w:t xml:space="preserve"> das vezes </w:t>
        </w:r>
      </w:ins>
      <w:del w:id="109" w:author="Latitude" w:date="2017-01-23T22:24:00Z">
        <w:r w:rsidDel="00E7098F">
          <w:delText xml:space="preserve"> e</w:delText>
        </w:r>
      </w:del>
      <w:r>
        <w:t xml:space="preserve"> os cargos </w:t>
      </w:r>
      <w:del w:id="110" w:author="Latitude" w:date="2017-01-23T22:24:00Z">
        <w:r w:rsidDel="00805AD3">
          <w:delText>muitas das vezes</w:delText>
        </w:r>
      </w:del>
      <w:r>
        <w:t xml:space="preserve"> alteram-se.</w:t>
      </w:r>
    </w:p>
    <w:p w:rsidR="000834F9" w:rsidRDefault="000834F9" w:rsidP="00561397">
      <w:pPr>
        <w:spacing w:line="360" w:lineRule="auto"/>
      </w:pPr>
    </w:p>
    <w:p w:rsidR="00B34C7D" w:rsidRDefault="002E53A2" w:rsidP="00561397">
      <w:pPr>
        <w:spacing w:line="360" w:lineRule="auto"/>
      </w:pPr>
      <w:r>
        <w:t>Neste perfil, a nossa equipa segui</w:t>
      </w:r>
      <w:ins w:id="111" w:author="Latitude" w:date="2017-01-23T22:24:00Z">
        <w:r w:rsidR="00805AD3">
          <w:t>u</w:t>
        </w:r>
      </w:ins>
      <w:del w:id="112" w:author="Latitude" w:date="2017-01-23T22:24:00Z">
        <w:r w:rsidDel="00805AD3">
          <w:delText>-o</w:delText>
        </w:r>
      </w:del>
      <w:r>
        <w:t xml:space="preserve"> a metodologia ágil apresentada.</w:t>
      </w:r>
    </w:p>
    <w:p w:rsidR="000834F9" w:rsidRDefault="000834F9" w:rsidP="00561397">
      <w:pPr>
        <w:spacing w:line="360" w:lineRule="auto"/>
      </w:pPr>
    </w:p>
    <w:p w:rsidR="00EF482E" w:rsidRDefault="00EF482E" w:rsidP="00EF482E">
      <w:pPr>
        <w:pStyle w:val="Ttulo2"/>
        <w:rPr>
          <w:lang w:val="en-US"/>
        </w:rPr>
      </w:pPr>
      <w:bookmarkStart w:id="113" w:name="_Toc472457969"/>
      <w:proofErr w:type="spellStart"/>
      <w:r w:rsidRPr="00EF482E">
        <w:rPr>
          <w:lang w:val="en-US"/>
        </w:rPr>
        <w:lastRenderedPageBreak/>
        <w:t>Padrão</w:t>
      </w:r>
      <w:proofErr w:type="spellEnd"/>
      <w:r w:rsidRPr="00EF482E">
        <w:rPr>
          <w:lang w:val="en-US"/>
        </w:rPr>
        <w:t xml:space="preserve"> Model-View-Controller (MVC)</w:t>
      </w:r>
      <w:bookmarkEnd w:id="113"/>
    </w:p>
    <w:p w:rsidR="00EF482E" w:rsidRDefault="00BE296D" w:rsidP="005E6E70">
      <w:pPr>
        <w:spacing w:line="360" w:lineRule="auto"/>
        <w:jc w:val="both"/>
      </w:pPr>
      <w:r w:rsidRPr="00BA5B3A">
        <w:t xml:space="preserve">MVC </w:t>
      </w:r>
      <w:r w:rsidR="00BA5B3A" w:rsidRPr="00BA5B3A">
        <w:t xml:space="preserve">é uma arquitetura </w:t>
      </w:r>
      <w:r w:rsidR="00BA5B3A">
        <w:t xml:space="preserve">de </w:t>
      </w:r>
      <w:proofErr w:type="gramStart"/>
      <w:r w:rsidR="00BA5B3A">
        <w:t>software</w:t>
      </w:r>
      <w:proofErr w:type="gramEnd"/>
      <w:r w:rsidR="00BA5B3A">
        <w:t xml:space="preserve"> separado por três (3) camadas, os “</w:t>
      </w:r>
      <w:proofErr w:type="spellStart"/>
      <w:r w:rsidR="00BA5B3A" w:rsidRPr="00963CF7">
        <w:rPr>
          <w:i/>
        </w:rPr>
        <w:t>View</w:t>
      </w:r>
      <w:proofErr w:type="spellEnd"/>
      <w:r w:rsidR="00BA5B3A">
        <w:t>” a camada de interação do utilizador, os “</w:t>
      </w:r>
      <w:proofErr w:type="spellStart"/>
      <w:r w:rsidR="00BA5B3A" w:rsidRPr="00963CF7">
        <w:rPr>
          <w:i/>
        </w:rPr>
        <w:t>Model</w:t>
      </w:r>
      <w:proofErr w:type="spellEnd"/>
      <w:r w:rsidR="00BA5B3A">
        <w:t xml:space="preserve">” a camada de manipulação de dados e a camada de controlo </w:t>
      </w:r>
      <w:del w:id="114" w:author="Latitude" w:date="2017-01-23T22:25:00Z">
        <w:r w:rsidR="00BA5B3A" w:rsidDel="00805AD3">
          <w:delText>são os</w:delText>
        </w:r>
      </w:del>
      <w:ins w:id="115" w:author="Latitude" w:date="2017-01-23T22:25:00Z">
        <w:r w:rsidR="00805AD3">
          <w:t>denominada por</w:t>
        </w:r>
      </w:ins>
      <w:r w:rsidR="00BA5B3A">
        <w:t xml:space="preserve"> “</w:t>
      </w:r>
      <w:proofErr w:type="spellStart"/>
      <w:r w:rsidR="00BA5B3A" w:rsidRPr="00963CF7">
        <w:rPr>
          <w:i/>
        </w:rPr>
        <w:t>Controller</w:t>
      </w:r>
      <w:proofErr w:type="spellEnd"/>
      <w:r w:rsidR="00BA5B3A">
        <w:t>”.</w:t>
      </w:r>
    </w:p>
    <w:p w:rsidR="00BA5B3A" w:rsidRDefault="00BA5B3A" w:rsidP="005E6E70">
      <w:pPr>
        <w:spacing w:line="360" w:lineRule="auto"/>
        <w:jc w:val="both"/>
      </w:pPr>
      <w:r>
        <w:t>“</w:t>
      </w:r>
      <w:proofErr w:type="spellStart"/>
      <w:r w:rsidRPr="002321F1">
        <w:rPr>
          <w:b/>
        </w:rPr>
        <w:t>View</w:t>
      </w:r>
      <w:proofErr w:type="spellEnd"/>
      <w:r>
        <w:t xml:space="preserve">” – paginas apresentadas ao utilizador, com </w:t>
      </w:r>
      <w:r w:rsidR="002D0CEF">
        <w:t>a exibição dos dados.</w:t>
      </w:r>
    </w:p>
    <w:p w:rsidR="002D0CEF" w:rsidRDefault="002D0CEF" w:rsidP="005E6E70">
      <w:pPr>
        <w:spacing w:line="360" w:lineRule="auto"/>
        <w:jc w:val="both"/>
      </w:pPr>
      <w:r>
        <w:t>“</w:t>
      </w:r>
      <w:proofErr w:type="spellStart"/>
      <w:r w:rsidRPr="002321F1">
        <w:rPr>
          <w:b/>
        </w:rPr>
        <w:t>Model</w:t>
      </w:r>
      <w:proofErr w:type="spellEnd"/>
      <w:r>
        <w:t>” – Manipulação dos dados, leitura e escrita dos dados e suas validações.</w:t>
      </w:r>
    </w:p>
    <w:p w:rsidR="00EF482E" w:rsidRDefault="002D0CEF" w:rsidP="005E6E70">
      <w:pPr>
        <w:spacing w:line="360" w:lineRule="auto"/>
        <w:jc w:val="both"/>
      </w:pPr>
      <w:r>
        <w:t>“</w:t>
      </w:r>
      <w:proofErr w:type="spellStart"/>
      <w:r w:rsidRPr="002321F1">
        <w:rPr>
          <w:b/>
        </w:rPr>
        <w:t>Controller</w:t>
      </w:r>
      <w:proofErr w:type="spellEnd"/>
      <w:r>
        <w:t xml:space="preserve">” – Responsável por receber os </w:t>
      </w:r>
      <w:r w:rsidR="002321F1">
        <w:t>pedidos</w:t>
      </w:r>
      <w:r>
        <w:t xml:space="preserve"> do utilizador, controla </w:t>
      </w:r>
      <w:del w:id="116" w:author="Latitude" w:date="2017-01-23T22:25:00Z">
        <w:r w:rsidDel="00805AD3">
          <w:delText xml:space="preserve">qual </w:delText>
        </w:r>
      </w:del>
      <w:r>
        <w:t>o “</w:t>
      </w:r>
      <w:proofErr w:type="spellStart"/>
      <w:r>
        <w:t>model</w:t>
      </w:r>
      <w:proofErr w:type="spellEnd"/>
      <w:r>
        <w:t>” a usar e qual</w:t>
      </w:r>
      <w:ins w:id="117" w:author="Latitude" w:date="2017-01-23T22:25:00Z">
        <w:r w:rsidR="00805AD3">
          <w:t xml:space="preserve"> a</w:t>
        </w:r>
      </w:ins>
      <w:r>
        <w:t xml:space="preserve"> “</w:t>
      </w:r>
      <w:proofErr w:type="spellStart"/>
      <w:r>
        <w:t>view</w:t>
      </w:r>
      <w:proofErr w:type="spellEnd"/>
      <w:r>
        <w:t xml:space="preserve">” </w:t>
      </w:r>
      <w:ins w:id="118" w:author="Latitude" w:date="2017-01-23T22:26:00Z">
        <w:r w:rsidR="00805AD3">
          <w:t xml:space="preserve">que </w:t>
        </w:r>
      </w:ins>
      <w:r>
        <w:t>será mostrada ao utilizador.</w:t>
      </w:r>
    </w:p>
    <w:p w:rsidR="002321F1" w:rsidRDefault="002321F1" w:rsidP="002321F1">
      <w:pPr>
        <w:jc w:val="center"/>
      </w:pPr>
      <w:r>
        <w:rPr>
          <w:noProof/>
        </w:rPr>
        <w:drawing>
          <wp:inline distT="0" distB="0" distL="0" distR="0">
            <wp:extent cx="2818880" cy="2257230"/>
            <wp:effectExtent l="0" t="0" r="635" b="3810"/>
            <wp:docPr id="5" name="Imagem 5" descr="../../../Downloads/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ownloads/mvc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304" cy="226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1F1" w:rsidRDefault="002321F1" w:rsidP="002321F1">
      <w:pPr>
        <w:jc w:val="center"/>
      </w:pPr>
      <w:r>
        <w:t>fig.</w:t>
      </w:r>
      <w:r w:rsidR="00913BDA">
        <w:t>2</w:t>
      </w:r>
      <w:r>
        <w:t xml:space="preserve"> – Diagrama MCV</w:t>
      </w:r>
    </w:p>
    <w:p w:rsidR="002321F1" w:rsidRDefault="002321F1" w:rsidP="00EF482E"/>
    <w:p w:rsidR="002321F1" w:rsidRDefault="00963CF7" w:rsidP="002A3DDB">
      <w:pPr>
        <w:spacing w:line="360" w:lineRule="auto"/>
        <w:jc w:val="both"/>
      </w:pPr>
      <w:r>
        <w:t>Com o aumento da complexidade das aplicações desenvolvidas, com uma programação orientada a obje</w:t>
      </w:r>
      <w:del w:id="119" w:author="Latitude" w:date="2017-01-23T22:26:00Z">
        <w:r w:rsidRPr="005E6E70" w:rsidDel="00805AD3">
          <w:rPr>
            <w:highlight w:val="yellow"/>
          </w:rPr>
          <w:delText>c</w:delText>
        </w:r>
      </w:del>
      <w:r>
        <w:t>tos, torna-se importante a separação entre dados e a apresentação das aplicações. Assim as alterações feitas ao “</w:t>
      </w:r>
      <w:r w:rsidRPr="002A3DDB">
        <w:t>layout</w:t>
      </w:r>
      <w:r>
        <w:t xml:space="preserve">” não afetam a manipulação de dados, e estes </w:t>
      </w:r>
      <w:r w:rsidR="003B4083">
        <w:t xml:space="preserve">dados </w:t>
      </w:r>
      <w:r>
        <w:t>podem também ser reorganizados sem alterar o “</w:t>
      </w:r>
      <w:r w:rsidRPr="002A3DDB">
        <w:t>layout</w:t>
      </w:r>
      <w:r>
        <w:t>”.</w:t>
      </w:r>
      <w:r w:rsidR="003B4083">
        <w:t xml:space="preserve"> O sistema fica mais organizado quando está estruturado em MVC, ficando mais simplificado a compreensão da sua arquitetura. Outro ponto importante do MVC é a segurança da transição de dados, através da camada de “</w:t>
      </w:r>
      <w:proofErr w:type="spellStart"/>
      <w:r w:rsidR="003B4083" w:rsidRPr="002A3DDB">
        <w:t>controller</w:t>
      </w:r>
      <w:proofErr w:type="spellEnd"/>
      <w:r w:rsidR="003B4083">
        <w:t xml:space="preserve">” é possível </w:t>
      </w:r>
      <w:r w:rsidR="00517AE3">
        <w:t xml:space="preserve">evitar que qualquer dado inconsistente </w:t>
      </w:r>
      <w:ins w:id="120" w:author="Latitude" w:date="2017-01-23T22:27:00Z">
        <w:r w:rsidR="00805AD3">
          <w:t xml:space="preserve">possa </w:t>
        </w:r>
      </w:ins>
      <w:del w:id="121" w:author="Latitude" w:date="2017-01-23T22:27:00Z">
        <w:r w:rsidR="00517AE3" w:rsidDel="00805AD3">
          <w:delText xml:space="preserve">chegue </w:delText>
        </w:r>
      </w:del>
      <w:ins w:id="122" w:author="Latitude" w:date="2017-01-23T22:27:00Z">
        <w:r w:rsidR="00805AD3">
          <w:t>chegar</w:t>
        </w:r>
        <w:r w:rsidR="00805AD3">
          <w:t xml:space="preserve"> </w:t>
        </w:r>
      </w:ins>
      <w:r w:rsidR="00517AE3">
        <w:t>à camada de “</w:t>
      </w:r>
      <w:proofErr w:type="spellStart"/>
      <w:r w:rsidR="00517AE3">
        <w:t>model</w:t>
      </w:r>
      <w:proofErr w:type="spellEnd"/>
      <w:r w:rsidR="00517AE3">
        <w:t>” para persistir na base de dados. Por outras palavras podemos imaginar o “</w:t>
      </w:r>
      <w:proofErr w:type="spellStart"/>
      <w:r w:rsidR="00517AE3">
        <w:t>controller</w:t>
      </w:r>
      <w:proofErr w:type="spellEnd"/>
      <w:r w:rsidR="00517AE3">
        <w:t xml:space="preserve">” </w:t>
      </w:r>
      <w:ins w:id="123" w:author="Latitude" w:date="2017-01-23T22:27:00Z">
        <w:r w:rsidR="00805AD3">
          <w:t>como uma</w:t>
        </w:r>
      </w:ins>
      <w:del w:id="124" w:author="Latitude" w:date="2017-01-23T22:27:00Z">
        <w:r w:rsidR="00517AE3" w:rsidDel="00805AD3">
          <w:delText>ser um</w:delText>
        </w:r>
      </w:del>
      <w:r w:rsidR="00517AE3">
        <w:t xml:space="preserve"> espécie de “Firewall”, se o utilizador enviar dados</w:t>
      </w:r>
      <w:r w:rsidR="002A3DDB">
        <w:t>, a camada “</w:t>
      </w:r>
      <w:proofErr w:type="spellStart"/>
      <w:r w:rsidR="002A3DDB">
        <w:t>controller</w:t>
      </w:r>
      <w:proofErr w:type="spellEnd"/>
      <w:r w:rsidR="002A3DDB">
        <w:t xml:space="preserve">” responsabiliza-se por bloquear </w:t>
      </w:r>
      <w:ins w:id="125" w:author="Latitude" w:date="2017-01-23T22:27:00Z">
        <w:r w:rsidR="00805AD3">
          <w:t>os</w:t>
        </w:r>
      </w:ins>
      <w:del w:id="126" w:author="Latitude" w:date="2017-01-23T22:28:00Z">
        <w:r w:rsidR="002A3DDB" w:rsidDel="00805AD3">
          <w:delText>esses</w:delText>
        </w:r>
      </w:del>
      <w:r w:rsidR="002A3DDB">
        <w:t xml:space="preserve"> dados que venham a causar inconsistência.</w:t>
      </w:r>
    </w:p>
    <w:p w:rsidR="002321F1" w:rsidRPr="00117506" w:rsidRDefault="0024246F" w:rsidP="00EF482E">
      <w:pPr>
        <w:rPr>
          <w:b/>
          <w:i/>
        </w:rPr>
      </w:pPr>
      <w:r w:rsidRPr="00117506">
        <w:rPr>
          <w:b/>
          <w:i/>
        </w:rPr>
        <w:t>Vantagens:</w:t>
      </w:r>
    </w:p>
    <w:p w:rsidR="0024246F" w:rsidRDefault="0024246F" w:rsidP="00117506">
      <w:pPr>
        <w:ind w:left="708"/>
      </w:pPr>
      <w:r>
        <w:t xml:space="preserve">- </w:t>
      </w:r>
      <w:r w:rsidR="00117506">
        <w:t>Utilização de padrões e camadas</w:t>
      </w:r>
    </w:p>
    <w:p w:rsidR="00117506" w:rsidRDefault="00117506" w:rsidP="00117506">
      <w:pPr>
        <w:ind w:left="708"/>
      </w:pPr>
      <w:r>
        <w:t>- Utilização de funções pré-construídas</w:t>
      </w:r>
    </w:p>
    <w:p w:rsidR="00117506" w:rsidRDefault="00117506" w:rsidP="00117506">
      <w:pPr>
        <w:ind w:left="708"/>
      </w:pPr>
      <w:r>
        <w:t>- Escalável e portável</w:t>
      </w:r>
    </w:p>
    <w:p w:rsidR="00117506" w:rsidRDefault="00117506" w:rsidP="00117506">
      <w:pPr>
        <w:ind w:left="708"/>
      </w:pPr>
      <w:r>
        <w:t>- Múltiplos visualizadores</w:t>
      </w:r>
    </w:p>
    <w:p w:rsidR="00117506" w:rsidRDefault="00117506" w:rsidP="00117506">
      <w:pPr>
        <w:ind w:left="708"/>
      </w:pPr>
      <w:r>
        <w:t>- Segurança</w:t>
      </w:r>
    </w:p>
    <w:p w:rsidR="00117506" w:rsidRDefault="00117506" w:rsidP="00117506">
      <w:pPr>
        <w:ind w:left="708"/>
      </w:pPr>
      <w:r>
        <w:t>- Documentação</w:t>
      </w:r>
    </w:p>
    <w:p w:rsidR="00117506" w:rsidRDefault="00117506" w:rsidP="00117506">
      <w:pPr>
        <w:ind w:left="708"/>
      </w:pPr>
      <w:r>
        <w:lastRenderedPageBreak/>
        <w:t>- Comunidade de suporte</w:t>
      </w:r>
    </w:p>
    <w:p w:rsidR="00117506" w:rsidRDefault="00117506" w:rsidP="00117506">
      <w:pPr>
        <w:ind w:left="708"/>
      </w:pPr>
      <w:r>
        <w:t>- Facilidade de integração de novos membros na equipa.</w:t>
      </w:r>
    </w:p>
    <w:p w:rsidR="0024246F" w:rsidRDefault="0024246F" w:rsidP="00EF482E"/>
    <w:p w:rsidR="0024246F" w:rsidRPr="00117506" w:rsidRDefault="0024246F" w:rsidP="00EF482E">
      <w:pPr>
        <w:rPr>
          <w:b/>
          <w:i/>
        </w:rPr>
      </w:pPr>
      <w:r w:rsidRPr="00117506">
        <w:rPr>
          <w:b/>
          <w:i/>
        </w:rPr>
        <w:t>Desvantagens:</w:t>
      </w:r>
    </w:p>
    <w:p w:rsidR="0024246F" w:rsidRDefault="00117506" w:rsidP="00117506">
      <w:pPr>
        <w:ind w:left="708"/>
      </w:pPr>
      <w:r>
        <w:t>- Precisa de treino adequado na Framework</w:t>
      </w:r>
    </w:p>
    <w:p w:rsidR="00117506" w:rsidRDefault="00117506" w:rsidP="00117506">
      <w:pPr>
        <w:ind w:left="708"/>
      </w:pPr>
      <w:r>
        <w:t>- A equipa precisa de ser multo disciplinada</w:t>
      </w:r>
    </w:p>
    <w:p w:rsidR="00117506" w:rsidRDefault="00117506" w:rsidP="00117506">
      <w:pPr>
        <w:ind w:left="708"/>
      </w:pPr>
      <w:r>
        <w:t>- Requer mais tempo de planeamento</w:t>
      </w:r>
    </w:p>
    <w:p w:rsidR="00117506" w:rsidRDefault="00117506" w:rsidP="00117506">
      <w:pPr>
        <w:ind w:left="708"/>
      </w:pPr>
      <w:r>
        <w:t xml:space="preserve">- Por ser </w:t>
      </w:r>
      <w:r>
        <w:rPr>
          <w:i/>
        </w:rPr>
        <w:t>open-</w:t>
      </w:r>
      <w:proofErr w:type="spellStart"/>
      <w:r w:rsidRPr="00117506">
        <w:rPr>
          <w:i/>
        </w:rPr>
        <w:t>so</w:t>
      </w:r>
      <w:r>
        <w:rPr>
          <w:i/>
        </w:rPr>
        <w:t>u</w:t>
      </w:r>
      <w:r w:rsidRPr="00117506">
        <w:rPr>
          <w:i/>
        </w:rPr>
        <w:t>rce</w:t>
      </w:r>
      <w:proofErr w:type="spellEnd"/>
      <w:r>
        <w:t>, pode ser explorado vulnerabilidades de uma forma rápida.</w:t>
      </w:r>
    </w:p>
    <w:p w:rsidR="0024246F" w:rsidRPr="00BA5B3A" w:rsidRDefault="00117506" w:rsidP="00913BDA">
      <w:pPr>
        <w:ind w:left="708"/>
      </w:pPr>
      <w:r>
        <w:t>- Complexidade para proje</w:t>
      </w:r>
      <w:del w:id="127" w:author="Latitude" w:date="2017-01-23T22:28:00Z">
        <w:r w:rsidRPr="00117506" w:rsidDel="00805AD3">
          <w:rPr>
            <w:highlight w:val="yellow"/>
          </w:rPr>
          <w:delText>c</w:delText>
        </w:r>
      </w:del>
      <w:r>
        <w:t>tos pequenos.</w:t>
      </w:r>
    </w:p>
    <w:p w:rsidR="00E732A9" w:rsidRDefault="003B4623" w:rsidP="00EF482E">
      <w:pPr>
        <w:pStyle w:val="Ttulo2"/>
      </w:pPr>
      <w:bookmarkStart w:id="128" w:name="_Toc472457970"/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Rails</w:t>
      </w:r>
      <w:bookmarkEnd w:id="128"/>
    </w:p>
    <w:p w:rsidR="0037150E" w:rsidRDefault="00DB3274" w:rsidP="0037150E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4497070</wp:posOffset>
            </wp:positionH>
            <wp:positionV relativeFrom="paragraph">
              <wp:posOffset>1424305</wp:posOffset>
            </wp:positionV>
            <wp:extent cx="887730" cy="887730"/>
            <wp:effectExtent l="0" t="0" r="1270" b="1270"/>
            <wp:wrapSquare wrapText="bothSides"/>
            <wp:docPr id="44" name="Imagem 44" descr="../transfer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ransferir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7730" cy="88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96D">
        <w:t xml:space="preserve">O </w:t>
      </w:r>
      <w:r w:rsidR="0091475A">
        <w:t>“</w:t>
      </w:r>
      <w:proofErr w:type="spellStart"/>
      <w:r w:rsidR="0091475A" w:rsidRPr="0091475A">
        <w:rPr>
          <w:i/>
        </w:rPr>
        <w:t>Ruby</w:t>
      </w:r>
      <w:proofErr w:type="spellEnd"/>
      <w:r w:rsidR="0091475A">
        <w:t>”</w:t>
      </w:r>
      <w:proofErr w:type="gramStart"/>
      <w:r w:rsidR="002E1F11">
        <w:t>[1</w:t>
      </w:r>
      <w:proofErr w:type="gramEnd"/>
      <w:del w:id="129" w:author="Latitude" w:date="2017-01-23T22:28:00Z">
        <w:r w:rsidR="002E1F11" w:rsidDel="00805AD3">
          <w:delText>]</w:delText>
        </w:r>
        <w:r w:rsidR="0091475A" w:rsidDel="00805AD3">
          <w:delText xml:space="preserve">, </w:delText>
        </w:r>
      </w:del>
      <w:ins w:id="130" w:author="Latitude" w:date="2017-01-23T22:28:00Z">
        <w:r w:rsidR="00805AD3">
          <w:t>]</w:t>
        </w:r>
        <w:r w:rsidR="00805AD3">
          <w:t xml:space="preserve"> é</w:t>
        </w:r>
        <w:r w:rsidR="00805AD3">
          <w:t xml:space="preserve"> </w:t>
        </w:r>
      </w:ins>
      <w:r w:rsidR="0091475A">
        <w:t>uma linguagem de programação que nasceu em m</w:t>
      </w:r>
      <w:r w:rsidR="006666D6">
        <w:t>e</w:t>
      </w:r>
      <w:r w:rsidR="0091475A">
        <w:t>ados do ano 1995</w:t>
      </w:r>
      <w:r w:rsidR="009054ED">
        <w:t xml:space="preserve"> no Japão</w:t>
      </w:r>
      <w:r w:rsidR="0091475A">
        <w:t>, tendo o seu criador “</w:t>
      </w:r>
      <w:proofErr w:type="spellStart"/>
      <w:r w:rsidR="0091475A" w:rsidRPr="0091475A">
        <w:rPr>
          <w:i/>
        </w:rPr>
        <w:t>Yukihiro</w:t>
      </w:r>
      <w:proofErr w:type="spellEnd"/>
      <w:r w:rsidR="0091475A" w:rsidRPr="0091475A">
        <w:rPr>
          <w:i/>
        </w:rPr>
        <w:t xml:space="preserve"> Matsumoto</w:t>
      </w:r>
      <w:r w:rsidR="0091475A">
        <w:t>”, pensado numa linguagem dinâmica em “</w:t>
      </w:r>
      <w:r w:rsidR="0091475A" w:rsidRPr="0091475A">
        <w:rPr>
          <w:i/>
        </w:rPr>
        <w:t>Script</w:t>
      </w:r>
      <w:r w:rsidR="0091475A">
        <w:t>”,  inspirada em outras linguagens existente o “</w:t>
      </w:r>
      <w:r w:rsidR="0091475A" w:rsidRPr="0091475A">
        <w:rPr>
          <w:i/>
        </w:rPr>
        <w:t>Ruby</w:t>
      </w:r>
      <w:r w:rsidR="0091475A">
        <w:rPr>
          <w:i/>
        </w:rPr>
        <w:t>”</w:t>
      </w:r>
      <w:r w:rsidR="0091475A">
        <w:t xml:space="preserve"> vem mostrar o seu poder de resolução de problemas conhecidas nas existentes, tais como, todas as variáveis são objetos, os métodos de geração de código são em tempo real, utiliza “</w:t>
      </w:r>
      <w:proofErr w:type="spellStart"/>
      <w:r w:rsidR="0091475A" w:rsidRPr="0091475A">
        <w:rPr>
          <w:i/>
        </w:rPr>
        <w:t>RubyGems</w:t>
      </w:r>
      <w:proofErr w:type="spellEnd"/>
      <w:r w:rsidR="0091475A">
        <w:t>” que sã</w:t>
      </w:r>
      <w:r>
        <w:t>o bibliotecas desenvolvidas para facilitar e interagir com a aplicação, utiliza herança múltipla e dinâmica.</w:t>
      </w:r>
      <w:r w:rsidR="009054ED">
        <w:t xml:space="preserve"> Estando esta no TOP12 das linguagens segundo índice </w:t>
      </w:r>
      <w:r w:rsidR="006A3C4C">
        <w:t>“</w:t>
      </w:r>
      <w:proofErr w:type="spellStart"/>
      <w:r w:rsidR="006A3C4C">
        <w:t>Tiobe</w:t>
      </w:r>
      <w:proofErr w:type="spellEnd"/>
      <w:r w:rsidR="006A3C4C">
        <w:t>”</w:t>
      </w:r>
      <w:proofErr w:type="gramStart"/>
      <w:r w:rsidR="006A3C4C">
        <w:t>[</w:t>
      </w:r>
      <w:r w:rsidR="002E1F11">
        <w:t>2</w:t>
      </w:r>
      <w:proofErr w:type="gramEnd"/>
      <w:r w:rsidR="006A3C4C">
        <w:t>].</w:t>
      </w:r>
    </w:p>
    <w:p w:rsidR="00913BDA" w:rsidRDefault="00913BDA" w:rsidP="00DB3274">
      <w:pPr>
        <w:spacing w:line="360" w:lineRule="auto"/>
        <w:jc w:val="right"/>
      </w:pPr>
    </w:p>
    <w:p w:rsidR="00DB3274" w:rsidRDefault="00DB3274" w:rsidP="00DB3274">
      <w:pPr>
        <w:spacing w:line="360" w:lineRule="auto"/>
        <w:jc w:val="right"/>
      </w:pPr>
      <w:r>
        <w:t>fig.</w:t>
      </w:r>
      <w:r w:rsidR="00913BDA">
        <w:t>3</w:t>
      </w:r>
      <w:r>
        <w:t xml:space="preserve"> –</w:t>
      </w:r>
      <w:r w:rsidR="009054ED">
        <w:t xml:space="preserve"> L</w:t>
      </w:r>
      <w:r>
        <w:t>ogo</w:t>
      </w:r>
      <w:r w:rsidR="009054ED">
        <w:t>tipo</w:t>
      </w:r>
      <w:r>
        <w:t xml:space="preserve"> Ruby</w:t>
      </w:r>
    </w:p>
    <w:p w:rsidR="00DB3274" w:rsidRDefault="009054ED" w:rsidP="0037150E">
      <w:pPr>
        <w:spacing w:line="360" w:lineRule="auto"/>
        <w:jc w:val="both"/>
      </w:pPr>
      <w:r>
        <w:t xml:space="preserve">O </w:t>
      </w:r>
      <w:proofErr w:type="spellStart"/>
      <w:r w:rsidR="00856389">
        <w:t>RoR</w:t>
      </w:r>
      <w:proofErr w:type="spellEnd"/>
      <w:r w:rsidR="00856389">
        <w:t xml:space="preserve"> </w:t>
      </w:r>
      <w:r w:rsidR="00432BE7">
        <w:t>é uma “</w:t>
      </w:r>
      <w:r w:rsidR="00432BE7" w:rsidRPr="00432BE7">
        <w:rPr>
          <w:i/>
        </w:rPr>
        <w:t>Framework</w:t>
      </w:r>
      <w:r w:rsidR="00432BE7">
        <w:t xml:space="preserve"> </w:t>
      </w:r>
      <w:r w:rsidR="00432BE7" w:rsidRPr="00E11F73">
        <w:rPr>
          <w:i/>
        </w:rPr>
        <w:t>freeware</w:t>
      </w:r>
      <w:r w:rsidR="00432BE7">
        <w:t xml:space="preserve">”, desenvolvida com base no padrão de arquitetura MVC, </w:t>
      </w:r>
      <w:r w:rsidR="00FA6207">
        <w:t>que assenta na linguagem “</w:t>
      </w:r>
      <w:r w:rsidR="00FA6207" w:rsidRPr="00FA6207">
        <w:rPr>
          <w:i/>
        </w:rPr>
        <w:t>Ruby</w:t>
      </w:r>
      <w:r w:rsidR="00FA6207">
        <w:rPr>
          <w:i/>
        </w:rPr>
        <w:t>”</w:t>
      </w:r>
      <w:r w:rsidR="00FA6207">
        <w:t>, com o seu criador “</w:t>
      </w:r>
      <w:r w:rsidR="00FA6207" w:rsidRPr="00FA6207">
        <w:rPr>
          <w:i/>
        </w:rPr>
        <w:t xml:space="preserve">David </w:t>
      </w:r>
      <w:proofErr w:type="spellStart"/>
      <w:r w:rsidR="00FA6207" w:rsidRPr="00FA6207">
        <w:rPr>
          <w:i/>
        </w:rPr>
        <w:t>Heinemeier</w:t>
      </w:r>
      <w:proofErr w:type="spellEnd"/>
      <w:r w:rsidR="00FA6207" w:rsidRPr="00FA6207">
        <w:rPr>
          <w:i/>
        </w:rPr>
        <w:t xml:space="preserve"> </w:t>
      </w:r>
      <w:proofErr w:type="spellStart"/>
      <w:r w:rsidR="00FA6207" w:rsidRPr="00FA6207">
        <w:rPr>
          <w:i/>
        </w:rPr>
        <w:t>Hansson</w:t>
      </w:r>
      <w:proofErr w:type="spellEnd"/>
      <w:r w:rsidR="00FA6207">
        <w:t>”, num projeto desenvolvido chamado “</w:t>
      </w:r>
      <w:proofErr w:type="spellStart"/>
      <w:r w:rsidR="00FA6207" w:rsidRPr="00FA6207">
        <w:rPr>
          <w:i/>
        </w:rPr>
        <w:t>BaseCamp</w:t>
      </w:r>
      <w:proofErr w:type="spellEnd"/>
      <w:r w:rsidR="00FA6207">
        <w:t xml:space="preserve">” foi lançado em miados de 2003. </w:t>
      </w:r>
    </w:p>
    <w:p w:rsidR="006157C0" w:rsidRDefault="00FA6207" w:rsidP="008046CA">
      <w:pPr>
        <w:spacing w:line="360" w:lineRule="auto"/>
        <w:jc w:val="both"/>
      </w:pPr>
      <w:r>
        <w:t xml:space="preserve">Existem muitas MVC no desenvolvimento de aplicações para a internet, más o </w:t>
      </w:r>
      <w:proofErr w:type="spellStart"/>
      <w:r>
        <w:t>RoR</w:t>
      </w:r>
      <w:proofErr w:type="spellEnd"/>
      <w:r>
        <w:t>, ganhou mercado na sua facilidade de desenvolvimento e na sua velocidade de desenvolvimento, com uma estrutura pré-definida, e com as bibliotecas como suporte (</w:t>
      </w:r>
      <w:proofErr w:type="spellStart"/>
      <w:r>
        <w:t>gems</w:t>
      </w:r>
      <w:proofErr w:type="spellEnd"/>
      <w:r>
        <w:t>), veio trazer a esta “</w:t>
      </w:r>
      <w:r w:rsidRPr="00432BE7">
        <w:rPr>
          <w:i/>
        </w:rPr>
        <w:t>Framework</w:t>
      </w:r>
      <w:r>
        <w:rPr>
          <w:i/>
        </w:rPr>
        <w:t>”</w:t>
      </w:r>
      <w:r>
        <w:t xml:space="preserve"> um poder enágua e uma posição vanguardista.</w:t>
      </w:r>
      <w:r w:rsidR="00F80120">
        <w:t xml:space="preserve"> Esta assenta em conceitos bastantes simples, “</w:t>
      </w:r>
      <w:r w:rsidR="00F80120" w:rsidRPr="00F80120">
        <w:rPr>
          <w:i/>
        </w:rPr>
        <w:t xml:space="preserve">Active Record,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Pack,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</w:t>
      </w:r>
      <w:proofErr w:type="spellStart"/>
      <w:r w:rsidR="00F80120" w:rsidRPr="00F80120">
        <w:rPr>
          <w:i/>
        </w:rPr>
        <w:t>Mailer</w:t>
      </w:r>
      <w:proofErr w:type="spellEnd"/>
      <w:r w:rsidR="00F80120" w:rsidRPr="00F80120">
        <w:rPr>
          <w:i/>
        </w:rPr>
        <w:t xml:space="preserve">, Active </w:t>
      </w:r>
      <w:proofErr w:type="spellStart"/>
      <w:r w:rsidR="00F80120" w:rsidRPr="00F80120">
        <w:rPr>
          <w:i/>
        </w:rPr>
        <w:t>Suport</w:t>
      </w:r>
      <w:proofErr w:type="spellEnd"/>
      <w:r w:rsidR="00F80120" w:rsidRPr="00F80120">
        <w:rPr>
          <w:i/>
        </w:rPr>
        <w:t xml:space="preserve">, </w:t>
      </w:r>
      <w:proofErr w:type="spellStart"/>
      <w:r w:rsidR="00F80120" w:rsidRPr="00F80120">
        <w:rPr>
          <w:i/>
        </w:rPr>
        <w:t>Action</w:t>
      </w:r>
      <w:proofErr w:type="spellEnd"/>
      <w:r w:rsidR="00F80120" w:rsidRPr="00F80120">
        <w:rPr>
          <w:i/>
        </w:rPr>
        <w:t xml:space="preserve"> </w:t>
      </w:r>
      <w:proofErr w:type="spellStart"/>
      <w:r w:rsidR="00F80120" w:rsidRPr="00F80120">
        <w:rPr>
          <w:i/>
        </w:rPr>
        <w:t>WebService</w:t>
      </w:r>
      <w:proofErr w:type="spellEnd"/>
      <w:r w:rsidR="00F80120">
        <w:t>”.</w:t>
      </w:r>
    </w:p>
    <w:p w:rsidR="001C575A" w:rsidRDefault="001C575A" w:rsidP="008046CA">
      <w:pPr>
        <w:spacing w:line="360" w:lineRule="auto"/>
      </w:pPr>
    </w:p>
    <w:p w:rsidR="00F53801" w:rsidRDefault="00EF482E" w:rsidP="00EF482E">
      <w:pPr>
        <w:pStyle w:val="Ttulo2"/>
      </w:pPr>
      <w:bookmarkStart w:id="131" w:name="_Toc472457971"/>
      <w:proofErr w:type="spellStart"/>
      <w:r>
        <w:t>Bootstrap</w:t>
      </w:r>
      <w:proofErr w:type="spellEnd"/>
      <w:r>
        <w:t xml:space="preserve"> 4 e </w:t>
      </w:r>
      <w:proofErr w:type="spellStart"/>
      <w:r>
        <w:t>jQuery</w:t>
      </w:r>
      <w:bookmarkEnd w:id="131"/>
      <w:proofErr w:type="spellEnd"/>
    </w:p>
    <w:p w:rsidR="00EF482E" w:rsidRDefault="00EE5D3F" w:rsidP="005B7A10">
      <w:pPr>
        <w:spacing w:line="360" w:lineRule="auto"/>
        <w:jc w:val="both"/>
      </w:pPr>
      <w:r>
        <w:t xml:space="preserve">Foram utilizadas </w:t>
      </w:r>
      <w:r w:rsidR="002756FF">
        <w:t xml:space="preserve">ferramentas de auxilia ao design do layout e funcionalidades, estas com características especificas que ermos descrever. </w:t>
      </w:r>
    </w:p>
    <w:p w:rsidR="005E6E70" w:rsidRPr="00155E14" w:rsidRDefault="005E6E70">
      <w:pPr>
        <w:rPr>
          <w:b/>
          <w:i/>
        </w:rPr>
      </w:pPr>
      <w:proofErr w:type="spellStart"/>
      <w:r w:rsidRPr="00155E14">
        <w:rPr>
          <w:b/>
          <w:i/>
        </w:rPr>
        <w:t>Bootstrap</w:t>
      </w:r>
      <w:proofErr w:type="spellEnd"/>
    </w:p>
    <w:p w:rsidR="005E6E70" w:rsidRDefault="002756FF" w:rsidP="00155E14">
      <w:pPr>
        <w:spacing w:line="360" w:lineRule="auto"/>
        <w:jc w:val="both"/>
      </w:pPr>
      <w:r>
        <w:t xml:space="preserve">O </w:t>
      </w:r>
      <w:proofErr w:type="spellStart"/>
      <w:r>
        <w:t>Bootstrap</w:t>
      </w:r>
      <w:proofErr w:type="spellEnd"/>
      <w:r>
        <w:t xml:space="preserve"> é uma </w:t>
      </w:r>
      <w:r w:rsidRPr="00155E14">
        <w:rPr>
          <w:i/>
        </w:rPr>
        <w:t xml:space="preserve">Framework </w:t>
      </w:r>
      <w:proofErr w:type="spellStart"/>
      <w:r w:rsidR="00155E14" w:rsidRPr="00155E14">
        <w:rPr>
          <w:i/>
        </w:rPr>
        <w:t>front-end</w:t>
      </w:r>
      <w:proofErr w:type="spellEnd"/>
      <w:r w:rsidR="00155E14">
        <w:t xml:space="preserve">, que facilita a vida dos desenvolvedores de aplicações web, com uma tecnologia </w:t>
      </w:r>
      <w:r w:rsidR="00155E14" w:rsidRPr="00155E14">
        <w:rPr>
          <w:i/>
        </w:rPr>
        <w:t>responsivo</w:t>
      </w:r>
      <w:r w:rsidR="00155E14">
        <w:t xml:space="preserve"> para os dispositivos. Esta Framework </w:t>
      </w:r>
      <w:r w:rsidR="00155E14">
        <w:lastRenderedPageBreak/>
        <w:t xml:space="preserve">permite ter um layout desejado sem escrever uma única linha de CSS, fazendo as chamadas no código HTML. O </w:t>
      </w:r>
      <w:proofErr w:type="spellStart"/>
      <w:r w:rsidR="00155E14">
        <w:t>Bootstrap</w:t>
      </w:r>
      <w:proofErr w:type="spellEnd"/>
      <w:r w:rsidR="00155E14">
        <w:t xml:space="preserve"> possui uma diversidade de componentes (</w:t>
      </w:r>
      <w:proofErr w:type="spellStart"/>
      <w:r w:rsidR="00155E14">
        <w:t>Plugins</w:t>
      </w:r>
      <w:proofErr w:type="spellEnd"/>
      <w:r w:rsidR="00155E14">
        <w:t xml:space="preserve">) em </w:t>
      </w:r>
      <w:proofErr w:type="spellStart"/>
      <w:r w:rsidR="00155E14">
        <w:t>javascript</w:t>
      </w:r>
      <w:proofErr w:type="spellEnd"/>
      <w:r w:rsidR="00155E14">
        <w:t xml:space="preserve"> (</w:t>
      </w:r>
      <w:proofErr w:type="spellStart"/>
      <w:r w:rsidR="00155E14">
        <w:t>jQuery</w:t>
      </w:r>
      <w:proofErr w:type="spellEnd"/>
      <w:r w:rsidR="00155E14">
        <w:t xml:space="preserve">) que ajudam o designer a implementar, </w:t>
      </w:r>
      <w:proofErr w:type="spellStart"/>
      <w:r w:rsidR="00155E14" w:rsidRPr="00155E14">
        <w:rPr>
          <w:i/>
        </w:rPr>
        <w:t>tootlip</w:t>
      </w:r>
      <w:proofErr w:type="spellEnd"/>
      <w:r w:rsidR="00155E14">
        <w:t xml:space="preserve">, </w:t>
      </w:r>
      <w:r w:rsidR="00155E14" w:rsidRPr="00155E14">
        <w:rPr>
          <w:i/>
        </w:rPr>
        <w:t>menu-</w:t>
      </w:r>
      <w:proofErr w:type="spellStart"/>
      <w:r w:rsidR="00155E14" w:rsidRPr="00155E14">
        <w:rPr>
          <w:i/>
        </w:rPr>
        <w:t>dropdown</w:t>
      </w:r>
      <w:proofErr w:type="spellEnd"/>
      <w:r w:rsidR="00155E14">
        <w:t xml:space="preserve">, </w:t>
      </w:r>
      <w:r w:rsidR="00155E14" w:rsidRPr="00155E14">
        <w:rPr>
          <w:i/>
        </w:rPr>
        <w:t>modal</w:t>
      </w:r>
      <w:r w:rsidR="00155E14">
        <w:t xml:space="preserve">, </w:t>
      </w:r>
      <w:proofErr w:type="spellStart"/>
      <w:r w:rsidR="00155E14" w:rsidRPr="00155E14">
        <w:rPr>
          <w:i/>
        </w:rPr>
        <w:t>carousel</w:t>
      </w:r>
      <w:proofErr w:type="spellEnd"/>
      <w:r w:rsidR="00155E14">
        <w:t xml:space="preserve">, </w:t>
      </w:r>
      <w:proofErr w:type="spellStart"/>
      <w:r w:rsidR="00155E14" w:rsidRPr="00155E14">
        <w:rPr>
          <w:i/>
        </w:rPr>
        <w:t>slideshow</w:t>
      </w:r>
      <w:proofErr w:type="spellEnd"/>
      <w:r w:rsidR="00155E14">
        <w:t>, entre outos, com as maiores facilidades, fazendo algumas configurações e chamadas ao código. Assim o desenvolvedor não necessita de escrever scripts na nua aplicação.</w:t>
      </w:r>
    </w:p>
    <w:p w:rsidR="005E6E70" w:rsidRDefault="00155E14" w:rsidP="00155E14">
      <w:pPr>
        <w:spacing w:line="360" w:lineRule="auto"/>
        <w:jc w:val="both"/>
      </w:pPr>
      <w:r>
        <w:t xml:space="preserve">A </w:t>
      </w:r>
      <w:del w:id="132" w:author="Latitude" w:date="2017-01-23T22:30:00Z">
        <w:r w:rsidDel="00805AD3">
          <w:delText xml:space="preserve">nossa </w:delText>
        </w:r>
      </w:del>
      <w:r>
        <w:t xml:space="preserve">aplicação foi desenvolvida com suporte </w:t>
      </w:r>
      <w:del w:id="133" w:author="Latitude" w:date="2017-01-23T22:30:00Z">
        <w:r w:rsidDel="00805AD3">
          <w:delText>a esta</w:delText>
        </w:r>
      </w:del>
      <w:ins w:id="134" w:author="Latitude" w:date="2017-01-23T22:30:00Z">
        <w:r w:rsidR="00805AD3">
          <w:t>desta</w:t>
        </w:r>
      </w:ins>
      <w:r>
        <w:t xml:space="preserve"> Framework, podendo dar um </w:t>
      </w:r>
      <w:proofErr w:type="gramStart"/>
      <w:r>
        <w:t>design</w:t>
      </w:r>
      <w:proofErr w:type="gramEnd"/>
      <w:r>
        <w:t xml:space="preserve"> mais ajustado ao layout.</w:t>
      </w:r>
    </w:p>
    <w:p w:rsidR="005E6E70" w:rsidRPr="00155E14" w:rsidRDefault="005E6E70">
      <w:pPr>
        <w:rPr>
          <w:b/>
          <w:i/>
        </w:rPr>
      </w:pPr>
      <w:proofErr w:type="spellStart"/>
      <w:r w:rsidRPr="00155E14">
        <w:rPr>
          <w:b/>
          <w:i/>
        </w:rPr>
        <w:t>jQuery</w:t>
      </w:r>
      <w:proofErr w:type="spellEnd"/>
    </w:p>
    <w:p w:rsidR="005E6E70" w:rsidRDefault="002756FF" w:rsidP="002756FF">
      <w:pPr>
        <w:spacing w:line="360" w:lineRule="auto"/>
        <w:jc w:val="both"/>
      </w:pPr>
      <w:r>
        <w:t xml:space="preserve">O </w:t>
      </w:r>
      <w:proofErr w:type="spellStart"/>
      <w:r>
        <w:t>jQuery</w:t>
      </w:r>
      <w:proofErr w:type="spellEnd"/>
      <w:r>
        <w:t xml:space="preserve"> é uma biblioteca de </w:t>
      </w:r>
      <w:proofErr w:type="spellStart"/>
      <w:r w:rsidRPr="00155E14">
        <w:rPr>
          <w:i/>
        </w:rPr>
        <w:t>javascript</w:t>
      </w:r>
      <w:proofErr w:type="spellEnd"/>
      <w:r>
        <w:t xml:space="preserve"> cross-browser, desenvolvida para simplificar o código do lado do cliente, que integram o HTML.  Podemos chamar uma Framework de forma resumida, esta tem uma coleção de funções e métodos prontos para serem utilizados de forma </w:t>
      </w:r>
      <w:r w:rsidR="00155E14">
        <w:t>pré-definida</w:t>
      </w:r>
      <w:r>
        <w:t xml:space="preserve">. O </w:t>
      </w:r>
      <w:proofErr w:type="spellStart"/>
      <w:r>
        <w:t>jQuery</w:t>
      </w:r>
      <w:proofErr w:type="spellEnd"/>
      <w:r>
        <w:t xml:space="preserve"> permite de forma dinâmica e fácil criar menus, efeitos nas páginas,</w:t>
      </w:r>
      <w:r w:rsidR="00155E14">
        <w:t xml:space="preserve"> chamadas ao AJAX para pesquisa e inventos associados a botões, entre outros.</w:t>
      </w:r>
      <w:r>
        <w:t xml:space="preserve"> </w:t>
      </w:r>
    </w:p>
    <w:p w:rsidR="00BD6162" w:rsidRDefault="00BD6162" w:rsidP="00BD6162">
      <w:pPr>
        <w:pStyle w:val="Ttulo1"/>
      </w:pPr>
      <w:bookmarkStart w:id="135" w:name="_Toc472457972"/>
      <w:r>
        <w:t>Desenvolvimento da Aplicação</w:t>
      </w:r>
      <w:bookmarkEnd w:id="135"/>
    </w:p>
    <w:p w:rsidR="00147F6A" w:rsidRDefault="00BD6162" w:rsidP="005B7A10">
      <w:pPr>
        <w:spacing w:line="360" w:lineRule="auto"/>
        <w:jc w:val="both"/>
      </w:pPr>
      <w:r w:rsidRPr="005B7A10">
        <w:t>O desenvolvimento foi divido em 1 + 4 iterações detalhadas de seguida. A primeira iteração serviu para criar uma visão geral do proje</w:t>
      </w:r>
      <w:del w:id="136" w:author="Latitude" w:date="2017-01-23T22:30:00Z">
        <w:r w:rsidRPr="005B7A10" w:rsidDel="00805AD3">
          <w:delText>c</w:delText>
        </w:r>
      </w:del>
      <w:r w:rsidRPr="005B7A10">
        <w:t>to pretendido e planeamento do mesmo</w:t>
      </w:r>
      <w:r w:rsidR="00147F6A">
        <w:t>. Pretende</w:t>
      </w:r>
      <w:ins w:id="137" w:author="Latitude" w:date="2017-01-23T22:31:00Z">
        <w:r w:rsidR="00805AD3">
          <w:t>u</w:t>
        </w:r>
      </w:ins>
      <w:r w:rsidR="00147F6A">
        <w:t xml:space="preserve">-se </w:t>
      </w:r>
      <w:r w:rsidR="00070B28">
        <w:t xml:space="preserve">com </w:t>
      </w:r>
      <w:proofErr w:type="gramStart"/>
      <w:r w:rsidR="00070B28">
        <w:t>a</w:t>
      </w:r>
      <w:proofErr w:type="gramEnd"/>
      <w:r w:rsidR="00070B28">
        <w:t xml:space="preserve"> aplicação </w:t>
      </w:r>
      <w:proofErr w:type="gramStart"/>
      <w:r w:rsidR="00070B28">
        <w:t>um</w:t>
      </w:r>
      <w:proofErr w:type="gramEnd"/>
      <w:r w:rsidR="00070B28">
        <w:t xml:space="preserve"> repositório documental, </w:t>
      </w:r>
      <w:del w:id="138" w:author="Latitude" w:date="2017-01-23T22:32:00Z">
        <w:r w:rsidR="00070B28" w:rsidDel="00805AD3">
          <w:delText xml:space="preserve">logo </w:delText>
        </w:r>
      </w:del>
      <w:ins w:id="139" w:author="Latitude" w:date="2017-01-23T22:32:00Z">
        <w:r w:rsidR="00805AD3">
          <w:t>tendo o trabalho sido</w:t>
        </w:r>
        <w:r w:rsidR="00805AD3">
          <w:t xml:space="preserve"> </w:t>
        </w:r>
      </w:ins>
      <w:r w:rsidR="00070B28">
        <w:t>estrutura</w:t>
      </w:r>
      <w:ins w:id="140" w:author="Latitude" w:date="2017-01-23T22:32:00Z">
        <w:r w:rsidR="00805AD3">
          <w:t>do</w:t>
        </w:r>
      </w:ins>
      <w:del w:id="141" w:author="Latitude" w:date="2017-01-23T22:32:00Z">
        <w:r w:rsidR="00070B28" w:rsidDel="00805AD3">
          <w:delText>mos o trabalho</w:delText>
        </w:r>
      </w:del>
      <w:r w:rsidR="00070B28">
        <w:t xml:space="preserve"> pela equipa da seguinte for</w:t>
      </w:r>
      <w:ins w:id="142" w:author="Latitude" w:date="2017-01-23T22:32:00Z">
        <w:r w:rsidR="00805AD3">
          <w:t>ma</w:t>
        </w:r>
      </w:ins>
      <w:r w:rsidR="00070B28">
        <w:t>;</w:t>
      </w:r>
    </w:p>
    <w:p w:rsidR="00147F6A" w:rsidRDefault="00070B28" w:rsidP="00070B28">
      <w:pPr>
        <w:spacing w:line="360" w:lineRule="auto"/>
      </w:pPr>
      <w:r>
        <w:t>A equipa foi composta pelos alunos</w:t>
      </w:r>
      <w:r w:rsidR="005B76C5">
        <w:t xml:space="preserve"> e suas tarefas</w:t>
      </w:r>
      <w:r>
        <w:t xml:space="preserve">: </w:t>
      </w:r>
    </w:p>
    <w:p w:rsidR="00070B28" w:rsidRDefault="00070B28" w:rsidP="00070B28">
      <w:pPr>
        <w:ind w:left="1416"/>
      </w:pPr>
      <w:r>
        <w:t xml:space="preserve">- </w:t>
      </w:r>
      <w:r w:rsidRPr="00D876B1">
        <w:rPr>
          <w:b/>
        </w:rPr>
        <w:t>António P. Rodrigues</w:t>
      </w:r>
      <w:r w:rsidRPr="00D876B1">
        <w:rPr>
          <w:b/>
        </w:rPr>
        <w:tab/>
      </w:r>
      <w:r>
        <w:tab/>
      </w:r>
    </w:p>
    <w:p w:rsidR="00070B28" w:rsidRDefault="00070B28" w:rsidP="00070B28">
      <w:pPr>
        <w:ind w:left="1416" w:firstLine="708"/>
      </w:pPr>
      <w:r>
        <w:t xml:space="preserve">- Programador </w:t>
      </w:r>
      <w:r w:rsidR="002814EE">
        <w:t xml:space="preserve">da estrutura para </w:t>
      </w:r>
      <w:proofErr w:type="spellStart"/>
      <w:r>
        <w:t>upload</w:t>
      </w:r>
      <w:proofErr w:type="spellEnd"/>
      <w:r>
        <w:t xml:space="preserve"> files e </w:t>
      </w:r>
      <w:proofErr w:type="spellStart"/>
      <w:r>
        <w:t>Facebook</w:t>
      </w:r>
      <w:proofErr w:type="spellEnd"/>
      <w:r>
        <w:t xml:space="preserve"> </w:t>
      </w:r>
      <w:proofErr w:type="spellStart"/>
      <w:r>
        <w:t>new</w:t>
      </w:r>
      <w:proofErr w:type="spellEnd"/>
      <w:r>
        <w:br/>
      </w:r>
      <w:r>
        <w:br/>
        <w:t xml:space="preserve">- </w:t>
      </w:r>
      <w:r w:rsidRPr="00D876B1">
        <w:rPr>
          <w:b/>
        </w:rPr>
        <w:t>Miguel F. R. l. C. I. Coelho</w:t>
      </w:r>
      <w:r>
        <w:tab/>
      </w:r>
    </w:p>
    <w:p w:rsidR="00B95FAF" w:rsidRDefault="00070B28" w:rsidP="00B95FAF">
      <w:pPr>
        <w:ind w:left="2124" w:firstLine="3"/>
      </w:pPr>
      <w:r>
        <w:t xml:space="preserve">- Programador </w:t>
      </w:r>
      <w:r w:rsidR="002814EE">
        <w:t xml:space="preserve">da estrutura para </w:t>
      </w:r>
      <w:r>
        <w:t>Escolas, Cursos</w:t>
      </w:r>
      <w:r w:rsidR="00B95FAF">
        <w:t>,</w:t>
      </w:r>
      <w:r w:rsidR="002814EE">
        <w:t xml:space="preserve"> </w:t>
      </w:r>
      <w:r w:rsidR="000E76B7" w:rsidRPr="00600004">
        <w:rPr>
          <w:highlight w:val="yellow"/>
        </w:rPr>
        <w:t>documentos</w:t>
      </w:r>
      <w:r w:rsidR="00B95FAF">
        <w:t xml:space="preserve"> e ligações entre tabelas.</w:t>
      </w:r>
      <w:r>
        <w:br/>
      </w:r>
    </w:p>
    <w:p w:rsidR="00070B28" w:rsidRDefault="00070B28" w:rsidP="00B95FAF">
      <w:pPr>
        <w:ind w:left="2124" w:hanging="706"/>
      </w:pPr>
      <w:r>
        <w:t xml:space="preserve">- </w:t>
      </w:r>
      <w:r w:rsidRPr="00D876B1">
        <w:rPr>
          <w:b/>
        </w:rPr>
        <w:t>Nelson M. P. Gomes</w:t>
      </w:r>
      <w:r w:rsidRPr="00D876B1">
        <w:rPr>
          <w:b/>
        </w:rPr>
        <w:tab/>
      </w:r>
      <w:r>
        <w:tab/>
      </w:r>
    </w:p>
    <w:p w:rsidR="00070B28" w:rsidRDefault="00070B28" w:rsidP="00B95FAF">
      <w:pPr>
        <w:ind w:left="1416" w:firstLine="711"/>
      </w:pPr>
      <w:r>
        <w:t>- Design do Layout</w:t>
      </w:r>
      <w:r w:rsidR="002814EE">
        <w:t xml:space="preserve">, gestor do </w:t>
      </w:r>
      <w:proofErr w:type="spellStart"/>
      <w:r w:rsidR="002814EE">
        <w:t>github</w:t>
      </w:r>
      <w:proofErr w:type="spellEnd"/>
      <w:r>
        <w:br/>
      </w:r>
      <w:r>
        <w:br/>
        <w:t xml:space="preserve">- </w:t>
      </w:r>
      <w:r w:rsidRPr="00D876B1">
        <w:rPr>
          <w:b/>
        </w:rPr>
        <w:t>Pedro A. C. Nunes</w:t>
      </w:r>
      <w:r>
        <w:tab/>
      </w:r>
      <w:r>
        <w:tab/>
      </w:r>
    </w:p>
    <w:p w:rsidR="00070B28" w:rsidRDefault="00070B28" w:rsidP="00070B28">
      <w:pPr>
        <w:ind w:left="1416" w:firstLine="708"/>
      </w:pPr>
      <w:r>
        <w:t>- Design do Layout</w:t>
      </w:r>
      <w:r w:rsidR="002814EE">
        <w:t xml:space="preserve">, teste </w:t>
      </w:r>
      <w:proofErr w:type="spellStart"/>
      <w:r w:rsidR="002814EE">
        <w:t>app</w:t>
      </w:r>
      <w:proofErr w:type="spellEnd"/>
      <w:r>
        <w:br/>
      </w:r>
      <w:r>
        <w:br/>
        <w:t xml:space="preserve">- </w:t>
      </w:r>
      <w:r w:rsidRPr="00D876B1">
        <w:rPr>
          <w:b/>
        </w:rPr>
        <w:t>Pedro H. Dias</w:t>
      </w:r>
      <w:r>
        <w:tab/>
      </w:r>
      <w:r>
        <w:tab/>
      </w:r>
      <w:r>
        <w:tab/>
      </w:r>
    </w:p>
    <w:p w:rsidR="00070B28" w:rsidRDefault="00070B28" w:rsidP="00070B28">
      <w:pPr>
        <w:ind w:left="1416" w:firstLine="708"/>
      </w:pPr>
      <w:r>
        <w:t>- Design da base de dados</w:t>
      </w:r>
      <w:r w:rsidR="000E76B7">
        <w:t xml:space="preserve">, </w:t>
      </w:r>
      <w:r w:rsidR="000E76B7" w:rsidRPr="00600004">
        <w:rPr>
          <w:highlight w:val="yellow"/>
        </w:rPr>
        <w:t>participantes</w:t>
      </w:r>
      <w:r>
        <w:br/>
      </w:r>
      <w:r w:rsidRPr="00312890">
        <w:rPr>
          <w:i/>
        </w:rPr>
        <w:br/>
      </w:r>
      <w:r>
        <w:t xml:space="preserve">- </w:t>
      </w:r>
      <w:r w:rsidRPr="00D876B1">
        <w:rPr>
          <w:b/>
        </w:rPr>
        <w:t>Pedro M. P. De Matos</w:t>
      </w:r>
      <w:r w:rsidRPr="00D876B1">
        <w:rPr>
          <w:b/>
        </w:rPr>
        <w:tab/>
      </w:r>
      <w:r>
        <w:tab/>
      </w:r>
    </w:p>
    <w:p w:rsidR="00070B28" w:rsidRDefault="00070B28" w:rsidP="00B95FAF">
      <w:pPr>
        <w:ind w:left="2124"/>
      </w:pPr>
      <w:r>
        <w:lastRenderedPageBreak/>
        <w:t xml:space="preserve">- Programador Estrutura </w:t>
      </w:r>
      <w:proofErr w:type="spellStart"/>
      <w:r>
        <w:t>projectos</w:t>
      </w:r>
      <w:proofErr w:type="spellEnd"/>
      <w:r>
        <w:t xml:space="preserve">, </w:t>
      </w:r>
      <w:proofErr w:type="spellStart"/>
      <w:r>
        <w:t>Users</w:t>
      </w:r>
      <w:proofErr w:type="spellEnd"/>
      <w:r w:rsidR="00B95FAF">
        <w:t>,</w:t>
      </w:r>
      <w:r>
        <w:t xml:space="preserve"> Administração</w:t>
      </w:r>
      <w:r w:rsidR="00B95FAF">
        <w:t xml:space="preserve"> e ligações entre tabelas.</w:t>
      </w:r>
      <w:r>
        <w:br/>
      </w:r>
      <w:r>
        <w:br/>
        <w:t xml:space="preserve">- </w:t>
      </w:r>
      <w:r w:rsidRPr="00D876B1">
        <w:rPr>
          <w:b/>
        </w:rPr>
        <w:t>Vasco M. J. Marques</w:t>
      </w:r>
      <w:r>
        <w:br/>
      </w:r>
      <w:r>
        <w:tab/>
        <w:t>- Programador d</w:t>
      </w:r>
      <w:r w:rsidR="002814EE">
        <w:t>a estrutura para</w:t>
      </w:r>
      <w:r>
        <w:t xml:space="preserve"> </w:t>
      </w:r>
      <w:proofErr w:type="spellStart"/>
      <w:r>
        <w:t>tags</w:t>
      </w:r>
      <w:proofErr w:type="spellEnd"/>
      <w:r w:rsidR="002814EE">
        <w:t xml:space="preserve">, </w:t>
      </w:r>
      <w:proofErr w:type="spellStart"/>
      <w:r w:rsidR="002814EE">
        <w:t>facebook</w:t>
      </w:r>
      <w:proofErr w:type="spellEnd"/>
      <w:r w:rsidR="002814EE">
        <w:t xml:space="preserve"> </w:t>
      </w:r>
      <w:proofErr w:type="spellStart"/>
      <w:r w:rsidR="002814EE">
        <w:t>new</w:t>
      </w:r>
      <w:proofErr w:type="spellEnd"/>
    </w:p>
    <w:p w:rsidR="00147F6A" w:rsidRDefault="00147F6A" w:rsidP="005B7A10">
      <w:pPr>
        <w:spacing w:line="360" w:lineRule="auto"/>
        <w:jc w:val="both"/>
      </w:pPr>
    </w:p>
    <w:p w:rsidR="005E6E70" w:rsidRDefault="005E6E70" w:rsidP="005B7A10">
      <w:pPr>
        <w:spacing w:line="360" w:lineRule="auto"/>
        <w:jc w:val="both"/>
      </w:pPr>
    </w:p>
    <w:p w:rsidR="00BD6162" w:rsidRDefault="00BD6162" w:rsidP="00BD6162">
      <w:pPr>
        <w:pStyle w:val="Ttulo2"/>
      </w:pPr>
      <w:bookmarkStart w:id="143" w:name="_Toc472457973"/>
      <w:r>
        <w:t>Planeamento (Iteração 0)</w:t>
      </w:r>
      <w:bookmarkEnd w:id="143"/>
    </w:p>
    <w:p w:rsidR="00F449C8" w:rsidRPr="00F93B08" w:rsidRDefault="00F449C8" w:rsidP="00F449C8">
      <w:pPr>
        <w:spacing w:line="360" w:lineRule="auto"/>
        <w:jc w:val="both"/>
      </w:pPr>
      <w:r w:rsidRPr="00F449C8">
        <w:t>A interação inicial (0)</w:t>
      </w:r>
      <w:r>
        <w:t xml:space="preserve">, </w:t>
      </w:r>
      <w:proofErr w:type="spellStart"/>
      <w:r>
        <w:t>sérvi</w:t>
      </w:r>
      <w:ins w:id="144" w:author="Latitude" w:date="2017-01-23T22:33:00Z">
        <w:r w:rsidR="00805AD3">
          <w:t>u</w:t>
        </w:r>
      </w:ins>
      <w:proofErr w:type="spellEnd"/>
      <w:del w:id="145" w:author="Latitude" w:date="2017-01-23T22:33:00Z">
        <w:r w:rsidDel="00805AD3">
          <w:delText>o</w:delText>
        </w:r>
      </w:del>
      <w:r>
        <w:t xml:space="preserve"> para </w:t>
      </w:r>
      <w:ins w:id="146" w:author="Latitude" w:date="2017-01-23T22:33:00Z">
        <w:r w:rsidR="00805AD3">
          <w:t xml:space="preserve">que </w:t>
        </w:r>
      </w:ins>
      <w:r>
        <w:t>a equipa organiza</w:t>
      </w:r>
      <w:ins w:id="147" w:author="Latitude" w:date="2017-01-23T22:33:00Z">
        <w:r w:rsidR="00805AD3">
          <w:t>sse</w:t>
        </w:r>
      </w:ins>
      <w:del w:id="148" w:author="Latitude" w:date="2017-01-23T22:33:00Z">
        <w:r w:rsidDel="00805AD3">
          <w:delText>r</w:delText>
        </w:r>
      </w:del>
      <w:r>
        <w:t xml:space="preserve"> o seu trabalho e verifica</w:t>
      </w:r>
      <w:ins w:id="149" w:author="Latitude" w:date="2017-01-23T22:33:00Z">
        <w:r w:rsidR="00805AD3">
          <w:t>sse</w:t>
        </w:r>
      </w:ins>
      <w:del w:id="150" w:author="Latitude" w:date="2017-01-23T22:33:00Z">
        <w:r w:rsidDel="00805AD3">
          <w:delText>r</w:delText>
        </w:r>
      </w:del>
      <w:r>
        <w:t xml:space="preserve"> os requisitos necessários para </w:t>
      </w:r>
      <w:del w:id="151" w:author="Latitude" w:date="2017-01-23T22:33:00Z">
        <w:r w:rsidDel="00805AD3">
          <w:delText xml:space="preserve">se </w:delText>
        </w:r>
      </w:del>
      <w:r>
        <w:t xml:space="preserve">iniciar o desenvolvimento. </w:t>
      </w:r>
      <w:del w:id="152" w:author="Latitude" w:date="2017-01-23T22:34:00Z">
        <w:r w:rsidDel="00805AD3">
          <w:delText xml:space="preserve">Nesta </w:delText>
        </w:r>
      </w:del>
      <w:ins w:id="153" w:author="Latitude" w:date="2017-01-23T22:34:00Z">
        <w:r w:rsidR="00805AD3">
          <w:t>Na</w:t>
        </w:r>
        <w:r w:rsidR="00805AD3">
          <w:t xml:space="preserve"> </w:t>
        </w:r>
      </w:ins>
      <w:r>
        <w:t xml:space="preserve">reunião inicial, obteve-se o consenso e verificou-se as dificuldades de alguns requisitos, permitindo assim retirar os requisitos que consideramos mais importantes para a 1ª interação. Nesta mesma reunião </w:t>
      </w:r>
      <w:del w:id="154" w:author="Latitude" w:date="2017-01-23T22:34:00Z">
        <w:r w:rsidDel="00EA5AC1">
          <w:delText xml:space="preserve">saiu </w:delText>
        </w:r>
      </w:del>
      <w:ins w:id="155" w:author="Latitude" w:date="2017-01-23T22:34:00Z">
        <w:r w:rsidR="00EA5AC1">
          <w:t>foi delineado</w:t>
        </w:r>
        <w:r w:rsidR="00EA5AC1">
          <w:t xml:space="preserve"> </w:t>
        </w:r>
      </w:ins>
      <w:r>
        <w:t xml:space="preserve">o primeiro esboço do </w:t>
      </w:r>
      <w:proofErr w:type="gramStart"/>
      <w:r>
        <w:t>layout</w:t>
      </w:r>
      <w:proofErr w:type="gramEnd"/>
      <w:r>
        <w:t xml:space="preserve">, </w:t>
      </w:r>
      <w:r w:rsidR="00F93B08">
        <w:t>a primeira visão da base de dados a ser criada com os seus atributos e ligações possíveis. Assim considerou-se;</w:t>
      </w:r>
    </w:p>
    <w:p w:rsidR="00D876B1" w:rsidRDefault="00D876B1" w:rsidP="00D876B1">
      <w:pPr>
        <w:pStyle w:val="NormalWeb"/>
      </w:pPr>
      <w:r>
        <w:rPr>
          <w:rStyle w:val="Forte"/>
        </w:rPr>
        <w:t>Requisitos Funcionais</w:t>
      </w:r>
      <w:r>
        <w:br/>
        <w:t xml:space="preserve">Os requisitos funcionais foram levantados </w:t>
      </w:r>
      <w:r w:rsidR="00CA29CB">
        <w:t>em função do requerente e obteve-se;</w:t>
      </w:r>
    </w:p>
    <w:p w:rsidR="00D876B1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Permitir o utilizador autenticar-se com o email da instituição, deverá ser identificado se é da escola superior de tecnologia de tomar ou de Abrantes ou da escola de gestão de tomar</w:t>
      </w:r>
      <w:r w:rsidR="00D876B1">
        <w:rPr>
          <w:rFonts w:eastAsia="Times New Roman"/>
        </w:rPr>
        <w:t>.</w:t>
      </w:r>
    </w:p>
    <w:p w:rsidR="00D876B1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sistema deverá permitir a um utilizador a recuperação da passwo</w:t>
      </w:r>
      <w:r>
        <w:rPr>
          <w:rFonts w:eastAsia="Times New Roman"/>
        </w:rPr>
        <w:t>rd de acesso à sua conta</w:t>
      </w:r>
      <w:r w:rsidR="00D876B1">
        <w:rPr>
          <w:rFonts w:eastAsia="Times New Roman"/>
        </w:rPr>
        <w:t>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sistema deverá permitir ao utilizador a alteração dos seus dados pessoais (password incluída).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na página inicial apareça os projetos mais novos em primeiro.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ser relembrado se esquecer do nome do utilizador e password</w:t>
      </w:r>
      <w:r>
        <w:rPr>
          <w:rFonts w:eastAsia="Times New Roman"/>
        </w:rPr>
        <w:t>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criar o meu próprio utilizador (</w:t>
      </w:r>
      <w:proofErr w:type="spellStart"/>
      <w:r w:rsidRPr="00CA29CB">
        <w:rPr>
          <w:rFonts w:eastAsia="Times New Roman"/>
        </w:rPr>
        <w:t>user</w:t>
      </w:r>
      <w:proofErr w:type="spellEnd"/>
      <w:r w:rsidRPr="00CA29CB">
        <w:rPr>
          <w:rFonts w:eastAsia="Times New Roman"/>
        </w:rPr>
        <w:t>)</w:t>
      </w:r>
      <w:r>
        <w:rPr>
          <w:rFonts w:eastAsia="Times New Roman"/>
        </w:rPr>
        <w:t>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mudar a password.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os visitantes possam dar estrelas aos projetos.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 xml:space="preserve">Eu quero poder dar autorização a determinados utilizadores, para poderem baixar o arquivo </w:t>
      </w:r>
      <w:proofErr w:type="spellStart"/>
      <w:r w:rsidRPr="00CA29CB">
        <w:rPr>
          <w:rFonts w:eastAsia="Times New Roman"/>
        </w:rPr>
        <w:t>pdf</w:t>
      </w:r>
      <w:proofErr w:type="spellEnd"/>
      <w:r w:rsidRPr="00CA29CB">
        <w:rPr>
          <w:rFonts w:eastAsia="Times New Roman"/>
        </w:rPr>
        <w:t>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que as pessoas que visita poderem comentar os projetos.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por curso.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pela data ou ano.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pelo nome do projeto</w:t>
      </w:r>
      <w:r>
        <w:rPr>
          <w:rFonts w:eastAsia="Times New Roman"/>
        </w:rPr>
        <w:t>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modificar projetos inseridos.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eliminar projetos inseridos.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um Design atrativo.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inserir projetos feitos no IPT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fazer login com as contas das redes sociais.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lastRenderedPageBreak/>
        <w:t>Eu quero fazer login com a conta do IPT.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O Utilizador ao Registar o Projeto deve incluir numa Área de Projeto Existente (</w:t>
      </w:r>
      <w:r w:rsidR="00D66AD4" w:rsidRPr="00CA29CB">
        <w:rPr>
          <w:rFonts w:eastAsia="Times New Roman"/>
        </w:rPr>
        <w:t>Informática</w:t>
      </w:r>
      <w:r w:rsidRPr="00CA29CB">
        <w:rPr>
          <w:rFonts w:eastAsia="Times New Roman"/>
        </w:rPr>
        <w:t xml:space="preserve">, Eletricidade, Design...) ou </w:t>
      </w:r>
      <w:proofErr w:type="spellStart"/>
      <w:r w:rsidRPr="00CA29CB">
        <w:rPr>
          <w:rFonts w:eastAsia="Times New Roman"/>
        </w:rPr>
        <w:t>tag</w:t>
      </w:r>
      <w:proofErr w:type="spellEnd"/>
      <w:r>
        <w:rPr>
          <w:rFonts w:eastAsia="Times New Roman"/>
        </w:rPr>
        <w:t>.</w:t>
      </w:r>
    </w:p>
    <w:p w:rsidR="00CA29CB" w:rsidRDefault="00CA29CB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CA29CB">
        <w:rPr>
          <w:rFonts w:eastAsia="Times New Roman"/>
        </w:rPr>
        <w:t>Eu quero poder pesquisar projetos na página principal</w:t>
      </w:r>
      <w:r>
        <w:rPr>
          <w:rFonts w:eastAsia="Times New Roman"/>
        </w:rPr>
        <w:t>.</w:t>
      </w:r>
    </w:p>
    <w:p w:rsidR="00CA29CB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Registado deve poder criar novos projetos</w:t>
      </w:r>
      <w:r>
        <w:rPr>
          <w:rFonts w:eastAsia="Times New Roman"/>
        </w:rPr>
        <w:t>.</w:t>
      </w:r>
    </w:p>
    <w:p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deve poder gerir comentários aos seus projetos</w:t>
      </w:r>
      <w:r>
        <w:rPr>
          <w:rFonts w:eastAsia="Times New Roman"/>
        </w:rPr>
        <w:t>.</w:t>
      </w:r>
    </w:p>
    <w:p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O Utilizador deve poder consultar os dados pessoais</w:t>
      </w:r>
      <w:r>
        <w:rPr>
          <w:rFonts w:eastAsia="Times New Roman"/>
        </w:rPr>
        <w:t>.</w:t>
      </w:r>
    </w:p>
    <w:p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Uma página de pesquisa de proje</w:t>
      </w:r>
      <w:del w:id="156" w:author="Latitude" w:date="2017-01-23T22:35:00Z">
        <w:r w:rsidRPr="0071041D" w:rsidDel="00EA5AC1">
          <w:rPr>
            <w:rFonts w:eastAsia="Times New Roman"/>
          </w:rPr>
          <w:delText>c</w:delText>
        </w:r>
      </w:del>
      <w:r w:rsidRPr="0071041D">
        <w:rPr>
          <w:rFonts w:eastAsia="Times New Roman"/>
        </w:rPr>
        <w:t>tos? Em que seria feita por ano le</w:t>
      </w:r>
      <w:del w:id="157" w:author="Latitude" w:date="2017-01-23T22:35:00Z">
        <w:r w:rsidRPr="0071041D" w:rsidDel="00EA5AC1">
          <w:rPr>
            <w:rFonts w:eastAsia="Times New Roman"/>
          </w:rPr>
          <w:delText>c</w:delText>
        </w:r>
      </w:del>
      <w:r w:rsidRPr="0071041D">
        <w:rPr>
          <w:rFonts w:eastAsia="Times New Roman"/>
        </w:rPr>
        <w:t>tivo, nome aluno, numero aluno, etc</w:t>
      </w:r>
      <w:r>
        <w:rPr>
          <w:rFonts w:eastAsia="Times New Roman"/>
        </w:rPr>
        <w:t>.</w:t>
      </w:r>
    </w:p>
    <w:p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O Utilizador deve poder fazer </w:t>
      </w:r>
      <w:proofErr w:type="spellStart"/>
      <w:r w:rsidRPr="0071041D">
        <w:rPr>
          <w:rFonts w:eastAsia="Times New Roman"/>
        </w:rPr>
        <w:t>logout</w:t>
      </w:r>
      <w:proofErr w:type="spellEnd"/>
      <w:r>
        <w:rPr>
          <w:rFonts w:eastAsia="Times New Roman"/>
        </w:rPr>
        <w:t>.</w:t>
      </w:r>
    </w:p>
    <w:p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Só utilizadores registados podem ver os proje</w:t>
      </w:r>
      <w:del w:id="158" w:author="Latitude" w:date="2017-01-23T22:35:00Z">
        <w:r w:rsidRPr="0071041D" w:rsidDel="00EA5AC1">
          <w:rPr>
            <w:rFonts w:eastAsia="Times New Roman"/>
          </w:rPr>
          <w:delText>c</w:delText>
        </w:r>
      </w:del>
      <w:r w:rsidRPr="0071041D">
        <w:rPr>
          <w:rFonts w:eastAsia="Times New Roman"/>
        </w:rPr>
        <w:t xml:space="preserve">tos e os </w:t>
      </w:r>
      <w:del w:id="159" w:author="Latitude" w:date="2017-01-23T22:35:00Z">
        <w:r w:rsidRPr="0071041D" w:rsidDel="00EA5AC1">
          <w:rPr>
            <w:rFonts w:eastAsia="Times New Roman"/>
          </w:rPr>
          <w:delText xml:space="preserve">nao </w:delText>
        </w:r>
      </w:del>
      <w:ins w:id="160" w:author="Latitude" w:date="2017-01-23T22:35:00Z">
        <w:r w:rsidR="00EA5AC1" w:rsidRPr="0071041D">
          <w:rPr>
            <w:rFonts w:eastAsia="Times New Roman"/>
          </w:rPr>
          <w:t>n</w:t>
        </w:r>
        <w:r w:rsidR="00EA5AC1">
          <w:rPr>
            <w:rFonts w:eastAsia="Times New Roman"/>
          </w:rPr>
          <w:t>ã</w:t>
        </w:r>
        <w:r w:rsidR="00EA5AC1" w:rsidRPr="0071041D">
          <w:rPr>
            <w:rFonts w:eastAsia="Times New Roman"/>
          </w:rPr>
          <w:t xml:space="preserve">o </w:t>
        </w:r>
      </w:ins>
      <w:r w:rsidRPr="0071041D">
        <w:rPr>
          <w:rFonts w:eastAsia="Times New Roman"/>
        </w:rPr>
        <w:t>registados ficam pela pag</w:t>
      </w:r>
      <w:r w:rsidR="00D66AD4">
        <w:rPr>
          <w:rFonts w:eastAsia="Times New Roman"/>
        </w:rPr>
        <w:t>ina</w:t>
      </w:r>
      <w:r w:rsidRPr="0071041D">
        <w:rPr>
          <w:rFonts w:eastAsia="Times New Roman"/>
        </w:rPr>
        <w:t xml:space="preserve"> inicial e log in</w:t>
      </w:r>
      <w:r>
        <w:rPr>
          <w:rFonts w:eastAsia="Times New Roman"/>
        </w:rPr>
        <w:t>.</w:t>
      </w:r>
    </w:p>
    <w:p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Utilizadores não registados podem ver os projetos todos.</w:t>
      </w:r>
    </w:p>
    <w:p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>A pagina inicial do site deve de mostrar uma pequena descrição do site com botão efetuar login.</w:t>
      </w:r>
    </w:p>
    <w:p w:rsid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Eu quero poder associar o projeto a </w:t>
      </w:r>
      <w:proofErr w:type="spellStart"/>
      <w:r w:rsidRPr="0071041D">
        <w:rPr>
          <w:rFonts w:eastAsia="Times New Roman"/>
        </w:rPr>
        <w:t>tag’s</w:t>
      </w:r>
      <w:proofErr w:type="spellEnd"/>
      <w:r>
        <w:rPr>
          <w:rFonts w:eastAsia="Times New Roman"/>
        </w:rPr>
        <w:t>.</w:t>
      </w:r>
    </w:p>
    <w:p w:rsidR="00CA29CB" w:rsidRPr="0071041D" w:rsidRDefault="0071041D" w:rsidP="00F449C8">
      <w:pPr>
        <w:numPr>
          <w:ilvl w:val="0"/>
          <w:numId w:val="10"/>
        </w:numPr>
        <w:spacing w:before="100" w:beforeAutospacing="1" w:after="100" w:afterAutospacing="1" w:line="276" w:lineRule="auto"/>
        <w:jc w:val="both"/>
        <w:rPr>
          <w:rFonts w:eastAsia="Times New Roman"/>
        </w:rPr>
      </w:pPr>
      <w:r w:rsidRPr="0071041D">
        <w:rPr>
          <w:rFonts w:eastAsia="Times New Roman"/>
        </w:rPr>
        <w:t xml:space="preserve">Eu como utilizador registado quero poder fazer </w:t>
      </w:r>
      <w:proofErr w:type="spellStart"/>
      <w:r w:rsidRPr="0071041D">
        <w:rPr>
          <w:rFonts w:eastAsia="Times New Roman"/>
        </w:rPr>
        <w:t>upload</w:t>
      </w:r>
      <w:proofErr w:type="spellEnd"/>
      <w:r w:rsidRPr="0071041D">
        <w:rPr>
          <w:rFonts w:eastAsia="Times New Roman"/>
        </w:rPr>
        <w:t xml:space="preserve"> de vídeos, fotos para associar aos projetos.</w:t>
      </w:r>
    </w:p>
    <w:p w:rsidR="00D876B1" w:rsidRDefault="00991C9C" w:rsidP="00D876B1">
      <w:pPr>
        <w:pStyle w:val="NormalWeb"/>
      </w:pPr>
      <w:hyperlink r:id="rId12" w:tooltip="A importância dos requisitos não-funcionais" w:history="1">
        <w:r w:rsidR="00D876B1" w:rsidRPr="00D876B1">
          <w:rPr>
            <w:rStyle w:val="Forte"/>
            <w:u w:val="single"/>
          </w:rPr>
          <w:t>Requisitos Não-Funcionais</w:t>
        </w:r>
      </w:hyperlink>
      <w:r w:rsidR="00D876B1">
        <w:br/>
      </w:r>
      <w:r w:rsidR="00CA29CB">
        <w:t>Os requisitos identificados para esta aplicação web foram;</w:t>
      </w:r>
    </w:p>
    <w:p w:rsidR="00D876B1" w:rsidRDefault="00D876B1" w:rsidP="00F449C8">
      <w:pPr>
        <w:pStyle w:val="NormalWeb"/>
        <w:ind w:left="708"/>
      </w:pPr>
      <w:r>
        <w:rPr>
          <w:rStyle w:val="Forte"/>
        </w:rPr>
        <w:t>Confiabilidade</w:t>
      </w:r>
      <w:r>
        <w:br/>
      </w:r>
      <w:r w:rsidR="00CA29CB">
        <w:t>Ser responsivo com os dispositivos atuais, em particular com os moveis.</w:t>
      </w:r>
    </w:p>
    <w:p w:rsidR="00D876B1" w:rsidRDefault="00D876B1" w:rsidP="00F449C8">
      <w:pPr>
        <w:pStyle w:val="NormalWeb"/>
        <w:ind w:left="708"/>
      </w:pPr>
      <w:r>
        <w:rPr>
          <w:rStyle w:val="Forte"/>
        </w:rPr>
        <w:t>Portabilidade</w:t>
      </w:r>
      <w:r>
        <w:br/>
      </w:r>
      <w:r w:rsidR="00CA29CB">
        <w:t>A estrutura ser fácil de migrar para outro sistema operativo / servidor.</w:t>
      </w:r>
    </w:p>
    <w:p w:rsidR="00CA29CB" w:rsidRDefault="00D876B1" w:rsidP="00F449C8">
      <w:pPr>
        <w:pStyle w:val="NormalWeb"/>
        <w:ind w:left="708"/>
      </w:pPr>
      <w:r>
        <w:rPr>
          <w:rStyle w:val="Forte"/>
        </w:rPr>
        <w:t>Segurança</w:t>
      </w:r>
      <w:r>
        <w:br/>
      </w:r>
      <w:r w:rsidR="00CA29CB">
        <w:t>Ter a segurança que permita só as pessoas registadas possam inserir, modifica e eliminar proje</w:t>
      </w:r>
      <w:del w:id="161" w:author="Latitude" w:date="2017-01-23T22:35:00Z">
        <w:r w:rsidR="00CA29CB" w:rsidDel="00EA5AC1">
          <w:delText>c</w:delText>
        </w:r>
      </w:del>
      <w:r w:rsidR="00CA29CB">
        <w:t xml:space="preserve">tos. </w:t>
      </w:r>
    </w:p>
    <w:p w:rsidR="00D876B1" w:rsidRDefault="00D876B1" w:rsidP="00F449C8">
      <w:pPr>
        <w:pStyle w:val="NormalWeb"/>
        <w:ind w:left="708"/>
      </w:pPr>
      <w:r>
        <w:rPr>
          <w:rStyle w:val="Forte"/>
        </w:rPr>
        <w:t>Usabilidade</w:t>
      </w:r>
      <w:r>
        <w:br/>
      </w:r>
      <w:r w:rsidR="00CA29CB">
        <w:t xml:space="preserve">A aplicação desenvolvida seja fácil de usar, </w:t>
      </w:r>
      <w:del w:id="162" w:author="Latitude" w:date="2017-01-23T22:36:00Z">
        <w:r w:rsidR="00CA29CB" w:rsidDel="00EA5AC1">
          <w:delText xml:space="preserve">que </w:delText>
        </w:r>
      </w:del>
      <w:r w:rsidR="00CA29CB">
        <w:t>não necessit</w:t>
      </w:r>
      <w:ins w:id="163" w:author="Latitude" w:date="2017-01-23T22:36:00Z">
        <w:r w:rsidR="00EA5AC1">
          <w:t>ando</w:t>
        </w:r>
      </w:ins>
      <w:del w:id="164" w:author="Latitude" w:date="2017-01-23T22:36:00Z">
        <w:r w:rsidR="00CA29CB" w:rsidDel="00EA5AC1">
          <w:delText>e</w:delText>
        </w:r>
      </w:del>
      <w:r w:rsidR="00CA29CB">
        <w:t xml:space="preserve"> </w:t>
      </w:r>
      <w:del w:id="165" w:author="Latitude" w:date="2017-01-23T22:36:00Z">
        <w:r w:rsidR="00CA29CB" w:rsidDel="00EA5AC1">
          <w:delText xml:space="preserve">de </w:delText>
        </w:r>
      </w:del>
      <w:r w:rsidR="00CA29CB">
        <w:t>formação espec</w:t>
      </w:r>
      <w:ins w:id="166" w:author="Latitude" w:date="2017-01-23T22:36:00Z">
        <w:r w:rsidR="00EA5AC1">
          <w:t>í</w:t>
        </w:r>
      </w:ins>
      <w:del w:id="167" w:author="Latitude" w:date="2017-01-23T22:36:00Z">
        <w:r w:rsidR="00CA29CB" w:rsidDel="00EA5AC1">
          <w:delText>i</w:delText>
        </w:r>
      </w:del>
      <w:r w:rsidR="00CA29CB">
        <w:t xml:space="preserve">fica para </w:t>
      </w:r>
      <w:ins w:id="168" w:author="Latitude" w:date="2017-01-23T22:36:00Z">
        <w:r w:rsidR="00EA5AC1">
          <w:t>que um</w:t>
        </w:r>
      </w:ins>
      <w:del w:id="169" w:author="Latitude" w:date="2017-01-23T22:36:00Z">
        <w:r w:rsidR="00CA29CB" w:rsidDel="00EA5AC1">
          <w:delText>o</w:delText>
        </w:r>
      </w:del>
      <w:r w:rsidR="00CA29CB">
        <w:t xml:space="preserve"> utilizador registado </w:t>
      </w:r>
      <w:ins w:id="170" w:author="Latitude" w:date="2017-01-23T22:36:00Z">
        <w:r w:rsidR="00EA5AC1">
          <w:t xml:space="preserve">consiga </w:t>
        </w:r>
      </w:ins>
      <w:r w:rsidR="00CA29CB">
        <w:t>ins</w:t>
      </w:r>
      <w:ins w:id="171" w:author="Latitude" w:date="2017-01-23T22:37:00Z">
        <w:r w:rsidR="00EA5AC1">
          <w:t>e</w:t>
        </w:r>
      </w:ins>
      <w:del w:id="172" w:author="Latitude" w:date="2017-01-23T22:37:00Z">
        <w:r w:rsidR="00CA29CB" w:rsidDel="00EA5AC1">
          <w:delText>i</w:delText>
        </w:r>
      </w:del>
      <w:r w:rsidR="00CA29CB">
        <w:t>r</w:t>
      </w:r>
      <w:ins w:id="173" w:author="Latitude" w:date="2017-01-23T22:36:00Z">
        <w:r w:rsidR="00EA5AC1">
          <w:t>ir</w:t>
        </w:r>
      </w:ins>
      <w:del w:id="174" w:author="Latitude" w:date="2017-01-23T22:36:00Z">
        <w:r w:rsidR="00CA29CB" w:rsidDel="00EA5AC1">
          <w:delText>a</w:delText>
        </w:r>
      </w:del>
      <w:r w:rsidR="00CA29CB">
        <w:t xml:space="preserve"> um projeto</w:t>
      </w:r>
      <w:ins w:id="175" w:author="Latitude" w:date="2017-01-23T22:37:00Z">
        <w:r w:rsidR="00EA5AC1">
          <w:t>,</w:t>
        </w:r>
      </w:ins>
      <w:del w:id="176" w:author="Latitude" w:date="2017-01-23T22:37:00Z">
        <w:r w:rsidR="00CA29CB" w:rsidDel="00EA5AC1">
          <w:delText xml:space="preserve"> ou o</w:delText>
        </w:r>
      </w:del>
      <w:r w:rsidR="00CA29CB">
        <w:t xml:space="preserve"> modifi</w:t>
      </w:r>
      <w:ins w:id="177" w:author="Latitude" w:date="2017-01-23T22:37:00Z">
        <w:r w:rsidR="00EA5AC1">
          <w:t>car</w:t>
        </w:r>
      </w:ins>
      <w:del w:id="178" w:author="Latitude" w:date="2017-01-23T22:37:00Z">
        <w:r w:rsidR="00CA29CB" w:rsidDel="00EA5AC1">
          <w:delText>que</w:delText>
        </w:r>
      </w:del>
      <w:r w:rsidR="00CA29CB">
        <w:t xml:space="preserve"> </w:t>
      </w:r>
      <w:ins w:id="179" w:author="Latitude" w:date="2017-01-23T22:37:00Z">
        <w:r w:rsidR="00EA5AC1">
          <w:t>ou</w:t>
        </w:r>
      </w:ins>
      <w:del w:id="180" w:author="Latitude" w:date="2017-01-23T22:37:00Z">
        <w:r w:rsidR="00CA29CB" w:rsidDel="00EA5AC1">
          <w:delText>e</w:delText>
        </w:r>
      </w:del>
      <w:r w:rsidR="00CA29CB">
        <w:t xml:space="preserve"> mesmo </w:t>
      </w:r>
      <w:del w:id="181" w:author="Latitude" w:date="2017-01-23T22:37:00Z">
        <w:r w:rsidR="00CA29CB" w:rsidDel="00EA5AC1">
          <w:delText xml:space="preserve">o </w:delText>
        </w:r>
      </w:del>
      <w:r w:rsidR="00CA29CB">
        <w:t>elimin</w:t>
      </w:r>
      <w:ins w:id="182" w:author="Latitude" w:date="2017-01-23T22:37:00Z">
        <w:r w:rsidR="00EA5AC1">
          <w:t>ar</w:t>
        </w:r>
      </w:ins>
      <w:del w:id="183" w:author="Latitude" w:date="2017-01-23T22:37:00Z">
        <w:r w:rsidR="00CA29CB" w:rsidDel="00EA5AC1">
          <w:delText>e</w:delText>
        </w:r>
      </w:del>
      <w:r w:rsidR="00CA29CB">
        <w:t>.</w:t>
      </w:r>
    </w:p>
    <w:p w:rsidR="00182BB7" w:rsidRDefault="000E76B7" w:rsidP="005B7A10">
      <w:pPr>
        <w:spacing w:line="360" w:lineRule="auto"/>
        <w:jc w:val="both"/>
      </w:pPr>
      <w:r>
        <w:t>Desenho do Layout inicial:</w:t>
      </w:r>
    </w:p>
    <w:p w:rsidR="000E76B7" w:rsidRDefault="000E76B7" w:rsidP="00F807E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314402" cy="2577957"/>
            <wp:effectExtent l="0" t="0" r="3810" b="0"/>
            <wp:docPr id="9" name="Imagem 9" descr="../../../Desktop/Captura%20de%20ecrã%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Captura%20de%20ecrã%20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973" cy="258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6B7" w:rsidRDefault="000E76B7" w:rsidP="000E76B7">
      <w:pPr>
        <w:spacing w:line="360" w:lineRule="auto"/>
        <w:jc w:val="center"/>
      </w:pPr>
      <w:r>
        <w:t>fig.</w:t>
      </w:r>
      <w:r w:rsidR="00913BDA">
        <w:t>4</w:t>
      </w:r>
      <w:r>
        <w:t xml:space="preserve"> – Layout inicial</w:t>
      </w:r>
    </w:p>
    <w:p w:rsidR="000E76B7" w:rsidRDefault="000E76B7" w:rsidP="005B7A10">
      <w:pPr>
        <w:spacing w:line="360" w:lineRule="auto"/>
        <w:jc w:val="both"/>
      </w:pPr>
    </w:p>
    <w:p w:rsidR="000E76B7" w:rsidRDefault="000E76B7" w:rsidP="005B7A10">
      <w:pPr>
        <w:spacing w:line="360" w:lineRule="auto"/>
        <w:jc w:val="both"/>
      </w:pPr>
      <w:r>
        <w:t>Desenho da base de dados inicial:</w:t>
      </w:r>
    </w:p>
    <w:p w:rsidR="00F93B08" w:rsidRDefault="000E76B7" w:rsidP="005B7A10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384800" cy="3056255"/>
            <wp:effectExtent l="0" t="0" r="0" b="0"/>
            <wp:docPr id="10" name="Imagem 10" descr="../../../Downloads/modelo_BD_05-12-2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ownloads/modelo_BD_05-12-201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BB7" w:rsidRDefault="005174E4" w:rsidP="005174E4">
      <w:pPr>
        <w:jc w:val="center"/>
      </w:pPr>
      <w:r>
        <w:t>fig.</w:t>
      </w:r>
      <w:r w:rsidR="00913BDA">
        <w:t>5</w:t>
      </w:r>
      <w:r>
        <w:t xml:space="preserve"> – Diagrama da base de dados inicial</w:t>
      </w:r>
    </w:p>
    <w:p w:rsidR="00182BB7" w:rsidRDefault="00182BB7" w:rsidP="00BD6162"/>
    <w:p w:rsidR="00BD6162" w:rsidRPr="00BD6162" w:rsidRDefault="00BD6162" w:rsidP="00BD6162">
      <w:pPr>
        <w:pStyle w:val="Ttulo2"/>
      </w:pPr>
      <w:bookmarkStart w:id="184" w:name="_Toc472457974"/>
      <w:r>
        <w:t>Desenvolvimento</w:t>
      </w:r>
      <w:r w:rsidR="00182BB7">
        <w:t xml:space="preserve"> (Iterações 1 a 4)</w:t>
      </w:r>
      <w:bookmarkEnd w:id="184"/>
    </w:p>
    <w:p w:rsidR="00BD6162" w:rsidRDefault="00BD6162" w:rsidP="0037150E">
      <w:pPr>
        <w:spacing w:line="360" w:lineRule="auto"/>
        <w:jc w:val="both"/>
      </w:pPr>
      <w:r>
        <w:t xml:space="preserve">O desenvolvimento decorreu durante o resto do semestre, sendo dividido em 4 iterações de cerca de duas semanas cada. Entre cada iteração foram feitas as reuniões de </w:t>
      </w:r>
      <w:proofErr w:type="spellStart"/>
      <w:r>
        <w:t>scrum</w:t>
      </w:r>
      <w:proofErr w:type="spellEnd"/>
      <w:r>
        <w:t xml:space="preserve"> típicas (revisão, retrospe</w:t>
      </w:r>
      <w:del w:id="185" w:author="Latitude" w:date="2017-01-23T22:38:00Z">
        <w:r w:rsidDel="00EA5AC1">
          <w:delText>c</w:delText>
        </w:r>
      </w:del>
      <w:r>
        <w:t>tiva, planeamento – numa linha o que se faz em cada uma delas). No início de cada aula prática foi ainda feita a típica “</w:t>
      </w:r>
      <w:proofErr w:type="spellStart"/>
      <w:r>
        <w:t>Daily</w:t>
      </w:r>
      <w:proofErr w:type="spellEnd"/>
      <w:r>
        <w:t xml:space="preserve"> Meeting” para cada membro informar a equipa do que </w:t>
      </w:r>
      <w:r w:rsidR="00182BB7">
        <w:t>fez na semana anterior e o que iria fazer na semana seguinte.</w:t>
      </w:r>
    </w:p>
    <w:p w:rsidR="000834F9" w:rsidRPr="000834F9" w:rsidRDefault="000834F9" w:rsidP="000834F9">
      <w:pPr>
        <w:spacing w:line="360" w:lineRule="auto"/>
        <w:jc w:val="both"/>
      </w:pPr>
      <w:r>
        <w:lastRenderedPageBreak/>
        <w:t>Com os requisitos identificados iniciamos as interações, estas definidas com o desenvolvimento ágil (“</w:t>
      </w:r>
      <w:proofErr w:type="spellStart"/>
      <w:r w:rsidRPr="002E53A2">
        <w:rPr>
          <w:i/>
        </w:rPr>
        <w:t>Scrum</w:t>
      </w:r>
      <w:proofErr w:type="spellEnd"/>
      <w:r>
        <w:t>”), definimos as nossas interações (“</w:t>
      </w:r>
      <w:r w:rsidRPr="002E53A2">
        <w:rPr>
          <w:i/>
        </w:rPr>
        <w:t>Sprint</w:t>
      </w:r>
      <w:r>
        <w:rPr>
          <w:i/>
        </w:rPr>
        <w:t>”);</w:t>
      </w:r>
    </w:p>
    <w:p w:rsidR="000834F9" w:rsidRDefault="000834F9" w:rsidP="000834F9">
      <w:pPr>
        <w:spacing w:line="360" w:lineRule="auto"/>
        <w:jc w:val="both"/>
        <w:rPr>
          <w:i/>
          <w:u w:val="single"/>
        </w:rPr>
      </w:pPr>
    </w:p>
    <w:p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1ºSprint:</w:t>
      </w:r>
    </w:p>
    <w:p w:rsidR="000834F9" w:rsidRDefault="000834F9" w:rsidP="000834F9">
      <w:pPr>
        <w:spacing w:line="276" w:lineRule="auto"/>
        <w:jc w:val="both"/>
      </w:pPr>
      <w:r w:rsidRPr="00547779">
        <w:t>Eu quero ver os projetos sem estar registado.</w:t>
      </w:r>
    </w:p>
    <w:p w:rsidR="000834F9" w:rsidRDefault="000834F9" w:rsidP="000834F9">
      <w:pPr>
        <w:spacing w:line="276" w:lineRule="auto"/>
        <w:jc w:val="both"/>
      </w:pPr>
      <w:r w:rsidRPr="00AF32DF">
        <w:t>Eu quero um sistema de inserir projetos fácil e simples</w:t>
      </w:r>
      <w:r>
        <w:t>.</w:t>
      </w:r>
    </w:p>
    <w:p w:rsidR="000834F9" w:rsidRDefault="000834F9" w:rsidP="000834F9">
      <w:pPr>
        <w:spacing w:line="276" w:lineRule="auto"/>
        <w:jc w:val="both"/>
      </w:pPr>
      <w:r w:rsidRPr="00937219">
        <w:t>Eu quero que sejam apresentados na página inicial os projetos mais recentes</w:t>
      </w:r>
      <w:r>
        <w:t>.</w:t>
      </w:r>
    </w:p>
    <w:p w:rsidR="000834F9" w:rsidRDefault="000834F9" w:rsidP="000834F9">
      <w:pPr>
        <w:spacing w:line="276" w:lineRule="auto"/>
        <w:jc w:val="both"/>
      </w:pPr>
      <w:r w:rsidRPr="006D42BB">
        <w:t xml:space="preserve">Eu quero poder fazer </w:t>
      </w:r>
      <w:proofErr w:type="spellStart"/>
      <w:r w:rsidRPr="006D42BB">
        <w:t>logout</w:t>
      </w:r>
      <w:proofErr w:type="spellEnd"/>
      <w:r>
        <w:t>.</w:t>
      </w:r>
    </w:p>
    <w:p w:rsidR="000834F9" w:rsidRDefault="000834F9" w:rsidP="000834F9">
      <w:pPr>
        <w:spacing w:line="276" w:lineRule="auto"/>
        <w:jc w:val="both"/>
      </w:pPr>
      <w:r w:rsidRPr="008513B5">
        <w:t>Eu quero como utilizador registado poder criar novos projetos</w:t>
      </w:r>
      <w:r>
        <w:t>.</w:t>
      </w:r>
    </w:p>
    <w:p w:rsidR="000834F9" w:rsidRDefault="000834F9" w:rsidP="000834F9">
      <w:pPr>
        <w:spacing w:line="276" w:lineRule="auto"/>
        <w:jc w:val="both"/>
      </w:pPr>
      <w:r w:rsidRPr="009F1D36">
        <w:t>Eu como utilizador registado quero poder modificar projetos</w:t>
      </w:r>
      <w:r>
        <w:t>.</w:t>
      </w:r>
    </w:p>
    <w:p w:rsidR="000834F9" w:rsidRDefault="000834F9" w:rsidP="000834F9">
      <w:pPr>
        <w:spacing w:line="276" w:lineRule="auto"/>
        <w:jc w:val="both"/>
      </w:pPr>
      <w:r w:rsidRPr="009F1D36">
        <w:t>Eu como utilizador devo poder pesquisar projetos independentemente de este estar registado ou não.</w:t>
      </w:r>
    </w:p>
    <w:p w:rsidR="000834F9" w:rsidRDefault="000834F9" w:rsidP="000834F9">
      <w:pPr>
        <w:spacing w:line="276" w:lineRule="auto"/>
        <w:jc w:val="both"/>
      </w:pPr>
      <w:r w:rsidRPr="009F1D36">
        <w:t>Eu como utilizador normal quero ver as páginas sem login.</w:t>
      </w:r>
    </w:p>
    <w:p w:rsidR="000834F9" w:rsidRDefault="000834F9" w:rsidP="000834F9">
      <w:pPr>
        <w:spacing w:line="360" w:lineRule="auto"/>
        <w:jc w:val="both"/>
      </w:pPr>
    </w:p>
    <w:p w:rsidR="000834F9" w:rsidRPr="0031254D" w:rsidRDefault="000834F9" w:rsidP="000834F9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t>1º - Sprint:</w:t>
      </w:r>
    </w:p>
    <w:p w:rsidR="000834F9" w:rsidRDefault="000834F9" w:rsidP="000834F9">
      <w:pPr>
        <w:spacing w:line="276" w:lineRule="auto"/>
        <w:ind w:left="708"/>
        <w:jc w:val="both"/>
      </w:pPr>
      <w:r>
        <w:t>- Desenvolver / estudar a base de dados em papel.</w:t>
      </w:r>
    </w:p>
    <w:p w:rsidR="000834F9" w:rsidRDefault="000834F9" w:rsidP="000834F9">
      <w:pPr>
        <w:spacing w:line="276" w:lineRule="auto"/>
        <w:ind w:left="708"/>
        <w:jc w:val="both"/>
      </w:pPr>
      <w:r>
        <w:t xml:space="preserve">- Criar sistema de Virtualização com </w:t>
      </w:r>
      <w:proofErr w:type="spellStart"/>
      <w:r>
        <w:t>VBox</w:t>
      </w:r>
      <w:proofErr w:type="spellEnd"/>
      <w:r>
        <w:t xml:space="preserve"> e </w:t>
      </w:r>
      <w:proofErr w:type="spellStart"/>
      <w:r>
        <w:t>Vagrant</w:t>
      </w:r>
      <w:proofErr w:type="spellEnd"/>
      <w:r>
        <w:t>.</w:t>
      </w:r>
    </w:p>
    <w:p w:rsidR="000834F9" w:rsidRPr="00B47552" w:rsidRDefault="000834F9" w:rsidP="000834F9">
      <w:pPr>
        <w:spacing w:line="276" w:lineRule="auto"/>
        <w:ind w:left="708"/>
        <w:jc w:val="both"/>
      </w:pPr>
      <w:r>
        <w:t xml:space="preserve">- Instalar o </w:t>
      </w:r>
      <w:proofErr w:type="spellStart"/>
      <w:r>
        <w:t>RoR</w:t>
      </w:r>
      <w:proofErr w:type="spellEnd"/>
    </w:p>
    <w:p w:rsidR="000834F9" w:rsidRDefault="000834F9" w:rsidP="000834F9">
      <w:pPr>
        <w:spacing w:line="276" w:lineRule="auto"/>
        <w:ind w:left="708"/>
        <w:jc w:val="both"/>
      </w:pPr>
      <w:r>
        <w:t>- Criação da estrutura de projetos</w:t>
      </w:r>
    </w:p>
    <w:p w:rsidR="000834F9" w:rsidRDefault="000834F9" w:rsidP="000834F9">
      <w:pPr>
        <w:spacing w:line="276" w:lineRule="auto"/>
        <w:ind w:left="708"/>
        <w:jc w:val="both"/>
      </w:pPr>
      <w:r>
        <w:t>- Criação da estrutura escolas</w:t>
      </w:r>
    </w:p>
    <w:p w:rsidR="000834F9" w:rsidRDefault="000834F9" w:rsidP="000834F9">
      <w:pPr>
        <w:spacing w:line="276" w:lineRule="auto"/>
        <w:ind w:left="708"/>
        <w:jc w:val="both"/>
      </w:pPr>
      <w:r>
        <w:t>- Criação da estrutura cursos e Disciplinas</w:t>
      </w:r>
    </w:p>
    <w:p w:rsidR="000834F9" w:rsidRDefault="000834F9" w:rsidP="000834F9">
      <w:pPr>
        <w:spacing w:line="276" w:lineRule="auto"/>
        <w:ind w:left="708"/>
        <w:jc w:val="both"/>
      </w:pPr>
      <w:r>
        <w:t xml:space="preserve">- Criação da estrutura </w:t>
      </w:r>
      <w:proofErr w:type="spellStart"/>
      <w:r>
        <w:t>users</w:t>
      </w:r>
      <w:proofErr w:type="spellEnd"/>
    </w:p>
    <w:p w:rsidR="000834F9" w:rsidRDefault="000834F9" w:rsidP="000834F9">
      <w:pPr>
        <w:spacing w:line="360" w:lineRule="auto"/>
        <w:jc w:val="both"/>
        <w:rPr>
          <w:i/>
          <w:u w:val="single"/>
        </w:rPr>
      </w:pPr>
    </w:p>
    <w:p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2ºSprint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recuperar a password da minha conta.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alterar os meus dados pessoais.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quero ver os projetos mais recentes primeiro, na página inicial.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quero poder ver as classificações dados pelas pessoas aos projetos.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quero poder ver as classificações dados pelas pessoas aos projetos.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alterar a minha password.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criar projetos.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adicionar vídeos e fotografias aos projetos.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quero poder pesquisar por curso.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 xml:space="preserve">Eu como utilizador quero poder pesquisar por </w:t>
      </w:r>
      <w:proofErr w:type="spellStart"/>
      <w:r w:rsidRPr="00924E57">
        <w:t>tag´s</w:t>
      </w:r>
      <w:proofErr w:type="spellEnd"/>
      <w:r w:rsidRPr="00924E57">
        <w:t>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quero poder pesq</w:t>
      </w:r>
      <w:r>
        <w:t>uisar pela data ou ano do proje</w:t>
      </w:r>
      <w:r w:rsidRPr="00924E57">
        <w:t>to.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registado quero poder eliminar projetos.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regist</w:t>
      </w:r>
      <w:r>
        <w:t>ado quero poder modificar proje</w:t>
      </w:r>
      <w:r w:rsidRPr="00924E57">
        <w:t>tos inseridos.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regis</w:t>
      </w:r>
      <w:r>
        <w:t>tado quero poder eliminar proje</w:t>
      </w:r>
      <w:r w:rsidRPr="00924E57">
        <w:t>tos</w:t>
      </w:r>
      <w:r>
        <w:t>.</w:t>
      </w:r>
    </w:p>
    <w:p w:rsidR="000834F9" w:rsidRPr="00924E57" w:rsidRDefault="000834F9" w:rsidP="000834F9">
      <w:pPr>
        <w:spacing w:line="276" w:lineRule="auto"/>
        <w:jc w:val="both"/>
      </w:pPr>
      <w:r w:rsidRPr="00924E57">
        <w:t>Eu como utilizador quero um design atrativo.</w:t>
      </w:r>
    </w:p>
    <w:p w:rsidR="000834F9" w:rsidRDefault="000834F9" w:rsidP="000834F9">
      <w:pPr>
        <w:spacing w:line="276" w:lineRule="auto"/>
        <w:jc w:val="both"/>
        <w:rPr>
          <w:ins w:id="186" w:author="Latitude" w:date="2017-01-23T22:38:00Z"/>
        </w:rPr>
      </w:pPr>
      <w:r w:rsidRPr="00924E57">
        <w:t xml:space="preserve">Eu como utilizador </w:t>
      </w:r>
      <w:r>
        <w:t>quero poder pesquisar por proje</w:t>
      </w:r>
      <w:r w:rsidRPr="00924E57">
        <w:t>tos na página principal.</w:t>
      </w:r>
    </w:p>
    <w:p w:rsidR="00EA5AC1" w:rsidRPr="00924E57" w:rsidRDefault="00EA5AC1" w:rsidP="000834F9">
      <w:pPr>
        <w:spacing w:line="276" w:lineRule="auto"/>
        <w:jc w:val="both"/>
      </w:pPr>
    </w:p>
    <w:p w:rsidR="000834F9" w:rsidRPr="0031254D" w:rsidRDefault="000834F9" w:rsidP="000834F9">
      <w:pPr>
        <w:spacing w:line="360" w:lineRule="auto"/>
        <w:jc w:val="both"/>
        <w:rPr>
          <w:b/>
          <w:i/>
        </w:rPr>
      </w:pPr>
      <w:r w:rsidRPr="0031254D">
        <w:rPr>
          <w:b/>
          <w:i/>
        </w:rPr>
        <w:lastRenderedPageBreak/>
        <w:t>2º - Sprint</w:t>
      </w:r>
    </w:p>
    <w:p w:rsidR="000834F9" w:rsidRDefault="000834F9" w:rsidP="000834F9">
      <w:pPr>
        <w:spacing w:line="276" w:lineRule="auto"/>
        <w:ind w:left="708"/>
        <w:jc w:val="both"/>
      </w:pPr>
      <w:r>
        <w:t>- Design da página inicial</w:t>
      </w:r>
    </w:p>
    <w:p w:rsidR="000834F9" w:rsidRDefault="000834F9" w:rsidP="000834F9">
      <w:pPr>
        <w:spacing w:line="276" w:lineRule="auto"/>
        <w:ind w:left="708"/>
        <w:jc w:val="both"/>
      </w:pPr>
      <w:r>
        <w:t>- Criação da estrutura participantes</w:t>
      </w:r>
    </w:p>
    <w:p w:rsidR="000834F9" w:rsidRDefault="000834F9" w:rsidP="000834F9">
      <w:pPr>
        <w:spacing w:line="276" w:lineRule="auto"/>
        <w:ind w:left="708"/>
        <w:jc w:val="both"/>
      </w:pPr>
      <w:r>
        <w:t>- Criação da estrutura de inserir files</w:t>
      </w:r>
    </w:p>
    <w:p w:rsidR="000834F9" w:rsidRDefault="000834F9" w:rsidP="000834F9">
      <w:pPr>
        <w:spacing w:line="276" w:lineRule="auto"/>
        <w:ind w:left="708"/>
        <w:jc w:val="both"/>
      </w:pPr>
      <w:r>
        <w:t xml:space="preserve">- Criar o sistema </w:t>
      </w:r>
      <w:proofErr w:type="spellStart"/>
      <w:r>
        <w:t>Tag</w:t>
      </w:r>
      <w:proofErr w:type="spellEnd"/>
    </w:p>
    <w:p w:rsidR="000834F9" w:rsidRDefault="000834F9" w:rsidP="000834F9">
      <w:pPr>
        <w:spacing w:line="276" w:lineRule="auto"/>
        <w:ind w:left="708"/>
        <w:jc w:val="both"/>
      </w:pPr>
      <w:r>
        <w:t>- Criar o sistema de pesquisa</w:t>
      </w:r>
    </w:p>
    <w:p w:rsidR="000834F9" w:rsidRDefault="000834F9" w:rsidP="000834F9">
      <w:pPr>
        <w:spacing w:line="360" w:lineRule="auto"/>
        <w:jc w:val="both"/>
        <w:rPr>
          <w:i/>
          <w:u w:val="single"/>
        </w:rPr>
      </w:pPr>
    </w:p>
    <w:p w:rsidR="000834F9" w:rsidRPr="009F1D36" w:rsidRDefault="000834F9" w:rsidP="000834F9">
      <w:pPr>
        <w:spacing w:line="360" w:lineRule="auto"/>
        <w:jc w:val="both"/>
        <w:rPr>
          <w:i/>
          <w:u w:val="single"/>
        </w:rPr>
      </w:pPr>
      <w:r w:rsidRPr="009F1D36">
        <w:rPr>
          <w:i/>
          <w:u w:val="single"/>
        </w:rPr>
        <w:t>Requisitos 3ºSprint</w:t>
      </w:r>
    </w:p>
    <w:p w:rsidR="000834F9" w:rsidRDefault="000834F9" w:rsidP="000834F9">
      <w:pPr>
        <w:spacing w:line="276" w:lineRule="auto"/>
        <w:jc w:val="both"/>
      </w:pPr>
      <w:r w:rsidRPr="009F1D36">
        <w:t>Adicionar mensagem flash de log in / Log out do utilizador.</w:t>
      </w:r>
    </w:p>
    <w:p w:rsidR="000834F9" w:rsidRDefault="000834F9" w:rsidP="000834F9">
      <w:pPr>
        <w:spacing w:line="276" w:lineRule="auto"/>
        <w:jc w:val="both"/>
      </w:pPr>
      <w:r w:rsidRPr="009F1D36">
        <w:t xml:space="preserve">Ver integração de </w:t>
      </w:r>
      <w:proofErr w:type="spellStart"/>
      <w:r w:rsidRPr="009F1D36">
        <w:t>facebook</w:t>
      </w:r>
      <w:proofErr w:type="spellEnd"/>
      <w:r w:rsidRPr="009F1D36">
        <w:t xml:space="preserve"> e </w:t>
      </w:r>
      <w:proofErr w:type="spellStart"/>
      <w:r w:rsidRPr="009F1D36">
        <w:t>twitter</w:t>
      </w:r>
      <w:proofErr w:type="spellEnd"/>
      <w:r w:rsidRPr="009F1D36">
        <w:t xml:space="preserve"> com rails</w:t>
      </w:r>
    </w:p>
    <w:p w:rsidR="000834F9" w:rsidRDefault="000834F9" w:rsidP="000834F9">
      <w:pPr>
        <w:spacing w:line="276" w:lineRule="auto"/>
        <w:jc w:val="both"/>
      </w:pPr>
      <w:r>
        <w:t>O proje</w:t>
      </w:r>
      <w:del w:id="187" w:author="Latitude" w:date="2017-01-23T22:38:00Z">
        <w:r w:rsidDel="00EA5AC1">
          <w:delText>c</w:delText>
        </w:r>
      </w:del>
      <w:r>
        <w:t>to é o</w:t>
      </w:r>
      <w:ins w:id="188" w:author="Latitude" w:date="2017-01-23T22:39:00Z">
        <w:r w:rsidR="00EA5AC1">
          <w:t xml:space="preserve"> objetivo</w:t>
        </w:r>
      </w:ins>
      <w:r>
        <w:t xml:space="preserve"> principal do nosso </w:t>
      </w:r>
      <w:proofErr w:type="gramStart"/>
      <w:r>
        <w:t>site</w:t>
      </w:r>
      <w:proofErr w:type="gramEnd"/>
      <w:r>
        <w:t xml:space="preserve">, </w:t>
      </w:r>
      <w:ins w:id="189" w:author="Latitude" w:date="2017-01-23T22:39:00Z">
        <w:r w:rsidR="00EA5AC1">
          <w:t xml:space="preserve">tendo sido para isso que </w:t>
        </w:r>
      </w:ins>
      <w:del w:id="190" w:author="Latitude" w:date="2017-01-23T22:39:00Z">
        <w:r w:rsidDel="00EA5AC1">
          <w:delText xml:space="preserve">é aquilo para o qual ele </w:delText>
        </w:r>
      </w:del>
      <w:r>
        <w:t xml:space="preserve">foi </w:t>
      </w:r>
      <w:ins w:id="191" w:author="Latitude" w:date="2017-01-23T22:39:00Z">
        <w:r w:rsidR="00EA5AC1">
          <w:t>criado</w:t>
        </w:r>
      </w:ins>
      <w:del w:id="192" w:author="Latitude" w:date="2017-01-23T22:39:00Z">
        <w:r w:rsidDel="00EA5AC1">
          <w:delText>feito</w:delText>
        </w:r>
      </w:del>
      <w:r>
        <w:t>. Deve mostrar toda a informação e as associações existentes.</w:t>
      </w:r>
    </w:p>
    <w:p w:rsidR="000834F9" w:rsidRDefault="000834F9" w:rsidP="000834F9">
      <w:pPr>
        <w:spacing w:line="276" w:lineRule="auto"/>
        <w:jc w:val="both"/>
      </w:pPr>
      <w:r>
        <w:t>O utilizador **não registado** deve ser capaz de listar todos os proje</w:t>
      </w:r>
      <w:del w:id="193" w:author="Latitude" w:date="2017-01-23T22:39:00Z">
        <w:r w:rsidDel="00EA5AC1">
          <w:delText>c</w:delText>
        </w:r>
      </w:del>
      <w:r>
        <w:t>tos existentes, vendo primeiro os projetos mais recentes.</w:t>
      </w:r>
    </w:p>
    <w:p w:rsidR="000834F9" w:rsidRDefault="000834F9" w:rsidP="000834F9">
      <w:pPr>
        <w:spacing w:line="276" w:lineRule="auto"/>
        <w:jc w:val="both"/>
      </w:pPr>
      <w:r>
        <w:t>O utilizador **não registado** deve ser capaz de, a qualquer altura, pesquisar por um projeto.</w:t>
      </w:r>
    </w:p>
    <w:p w:rsidR="000834F9" w:rsidRDefault="000834F9" w:rsidP="000834F9">
      <w:pPr>
        <w:spacing w:line="276" w:lineRule="auto"/>
        <w:jc w:val="both"/>
      </w:pPr>
      <w:r>
        <w:t>O utilizador **não registado** deve ser capaz de ver os detalhes de um projeto.</w:t>
      </w:r>
    </w:p>
    <w:p w:rsidR="000834F9" w:rsidRDefault="000834F9" w:rsidP="000834F9">
      <w:pPr>
        <w:spacing w:line="276" w:lineRule="auto"/>
        <w:jc w:val="both"/>
      </w:pPr>
      <w:r>
        <w:t>O utilizador **não registado** deve, nos detalhes do projeto, conseguir ver a que escola, curso e disciplina pertence o projeto, sendo capaz de navegar para detalhes de cada um desses campos.</w:t>
      </w:r>
    </w:p>
    <w:p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as pessoas associadas ao projeto (equipa e orientadores).</w:t>
      </w:r>
    </w:p>
    <w:p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informação da apresentação (se houve ou não), o dia, hora, sala e os júris.</w:t>
      </w:r>
    </w:p>
    <w:p w:rsidR="000834F9" w:rsidRDefault="000834F9" w:rsidP="000834F9">
      <w:pPr>
        <w:spacing w:line="276" w:lineRule="auto"/>
        <w:jc w:val="both"/>
      </w:pPr>
      <w:r>
        <w:t>O utilizador **não registado** deve, nos detalhes do projeto, ser capaz de ver as várias imagens associadas a este.</w:t>
      </w:r>
    </w:p>
    <w:p w:rsidR="000834F9" w:rsidRDefault="000834F9" w:rsidP="000834F9">
      <w:pPr>
        <w:spacing w:line="276" w:lineRule="auto"/>
        <w:jc w:val="both"/>
      </w:pPr>
      <w:r>
        <w:t xml:space="preserve">O utilizador **não registado** deve, nos detalhes do projeto, ser capaz de ver as </w:t>
      </w:r>
      <w:proofErr w:type="spellStart"/>
      <w:r>
        <w:t>tags</w:t>
      </w:r>
      <w:proofErr w:type="spellEnd"/>
      <w:r>
        <w:t xml:space="preserve"> associadas ao projeto.</w:t>
      </w:r>
    </w:p>
    <w:p w:rsidR="000834F9" w:rsidRDefault="000834F9" w:rsidP="000834F9">
      <w:pPr>
        <w:spacing w:line="276" w:lineRule="auto"/>
        <w:jc w:val="both"/>
      </w:pPr>
      <w:r>
        <w:t>O utilizador **registado** deve ser capaz de adicionar ou editar um projeto, sendo obrigado a escolher o curso / disciplina a que está associado</w:t>
      </w:r>
    </w:p>
    <w:p w:rsidR="000834F9" w:rsidRDefault="000834F9" w:rsidP="000834F9">
      <w:pPr>
        <w:spacing w:line="276" w:lineRule="auto"/>
        <w:jc w:val="both"/>
      </w:pPr>
      <w:r>
        <w:t>O utilizador **registado** deve ser capaz de apagar um projeto, apagando os objetos associados a este (p. ex. apresentações).</w:t>
      </w:r>
    </w:p>
    <w:p w:rsidR="000834F9" w:rsidRDefault="000834F9" w:rsidP="000834F9">
      <w:pPr>
        <w:spacing w:line="276" w:lineRule="auto"/>
        <w:jc w:val="both"/>
      </w:pPr>
      <w:r>
        <w:t>O utilizador **registado** deve ser capaz de adicionar uma ou várias imagens a um projeto.</w:t>
      </w:r>
    </w:p>
    <w:p w:rsidR="000834F9" w:rsidRDefault="000834F9" w:rsidP="000834F9">
      <w:pPr>
        <w:spacing w:line="276" w:lineRule="auto"/>
        <w:jc w:val="both"/>
      </w:pPr>
      <w:r>
        <w:t>O utilizador **registado** deve ser capaz de adicionar e remover pessoas (equipa, orientadores) ao projeto.</w:t>
      </w:r>
    </w:p>
    <w:p w:rsidR="000834F9" w:rsidRDefault="000834F9" w:rsidP="000834F9">
      <w:pPr>
        <w:spacing w:line="276" w:lineRule="auto"/>
        <w:jc w:val="both"/>
      </w:pPr>
      <w:r>
        <w:t>O utilizador **não registado** deve conseguir ver informação da disciplina tal como o ano e semestre desta, a que curso pertence os últimos projetos desta.</w:t>
      </w:r>
    </w:p>
    <w:p w:rsidR="000834F9" w:rsidRDefault="000834F9" w:rsidP="000834F9">
      <w:pPr>
        <w:spacing w:line="276" w:lineRule="auto"/>
        <w:jc w:val="both"/>
      </w:pPr>
      <w:r>
        <w:t>O utilizador **registado** deve ser obrigado a escolher o curso a que a disciplina pertence ao criar/editar.</w:t>
      </w:r>
    </w:p>
    <w:p w:rsidR="000834F9" w:rsidRDefault="000834F9" w:rsidP="000834F9">
      <w:pPr>
        <w:spacing w:line="276" w:lineRule="auto"/>
        <w:jc w:val="both"/>
      </w:pPr>
      <w:r>
        <w:t>O utilizador **registado** deve ser obrigado a confirmar que quer apagar uma disciplina. Ao apagar a disciplina, os seus projetos também terão que ser apagados.</w:t>
      </w:r>
    </w:p>
    <w:p w:rsidR="000834F9" w:rsidRDefault="000834F9" w:rsidP="000834F9">
      <w:pPr>
        <w:spacing w:line="276" w:lineRule="auto"/>
        <w:jc w:val="both"/>
      </w:pPr>
      <w:r>
        <w:t>O utilizador **não registado** deve ser capaz de listar as instituições existentes.</w:t>
      </w:r>
    </w:p>
    <w:p w:rsidR="000834F9" w:rsidRDefault="000834F9" w:rsidP="000834F9">
      <w:pPr>
        <w:spacing w:line="276" w:lineRule="auto"/>
        <w:jc w:val="both"/>
      </w:pPr>
      <w:r>
        <w:lastRenderedPageBreak/>
        <w:t>O utilizador **não registado** deve ser capaz de ver os detalhes de uma instituição.</w:t>
      </w:r>
    </w:p>
    <w:p w:rsidR="000834F9" w:rsidRDefault="000834F9" w:rsidP="000834F9">
      <w:pPr>
        <w:spacing w:line="276" w:lineRule="auto"/>
        <w:jc w:val="both"/>
      </w:pPr>
      <w:r>
        <w:t>O utilizador **registado** deve conseguir adicionar uma nova instituição.</w:t>
      </w:r>
    </w:p>
    <w:p w:rsidR="000834F9" w:rsidRDefault="000834F9" w:rsidP="000834F9">
      <w:pPr>
        <w:spacing w:line="276" w:lineRule="auto"/>
        <w:jc w:val="both"/>
      </w:pPr>
      <w:r>
        <w:t>O utilizador **registado** deve conseguir editar uma nova instituição.</w:t>
      </w:r>
    </w:p>
    <w:p w:rsidR="000834F9" w:rsidRDefault="000834F9" w:rsidP="000834F9">
      <w:pPr>
        <w:spacing w:line="276" w:lineRule="auto"/>
        <w:jc w:val="both"/>
      </w:pPr>
      <w:r>
        <w:t>O utilizador **registado** deve ser capaz de apagar uma instituição, apagando assim tudo o que lhe está associado.</w:t>
      </w:r>
    </w:p>
    <w:p w:rsidR="000834F9" w:rsidRDefault="000834F9" w:rsidP="000834F9">
      <w:pPr>
        <w:spacing w:line="276" w:lineRule="auto"/>
        <w:jc w:val="both"/>
      </w:pPr>
      <w:r>
        <w:t>O utilizador **registado** deve receber mensagens de erro claras ao tentar adicionar / alterar uma instituição com dados inválidos.</w:t>
      </w:r>
    </w:p>
    <w:p w:rsidR="000834F9" w:rsidRDefault="000834F9" w:rsidP="000834F9">
      <w:pPr>
        <w:spacing w:line="276" w:lineRule="auto"/>
        <w:jc w:val="both"/>
      </w:pPr>
      <w:r>
        <w:t>O utilizador **não registado** ao ver os detalhes de uma escola deve conseguir ver a que instituição pertence.</w:t>
      </w:r>
    </w:p>
    <w:p w:rsidR="000834F9" w:rsidRDefault="000834F9" w:rsidP="000834F9">
      <w:pPr>
        <w:spacing w:line="276" w:lineRule="auto"/>
        <w:jc w:val="both"/>
      </w:pPr>
      <w:r>
        <w:t>O utilizador **registado** ao adicionar/editar uma escola terá que escolher a instituição a que este pertence.</w:t>
      </w:r>
    </w:p>
    <w:p w:rsidR="000834F9" w:rsidRDefault="000834F9" w:rsidP="000834F9">
      <w:pPr>
        <w:spacing w:line="276" w:lineRule="auto"/>
        <w:jc w:val="both"/>
      </w:pPr>
      <w:r>
        <w:t>O utilizador **não registado**, ao ver os detalhes de uma escola, deve ver a lista de cursos (</w:t>
      </w:r>
      <w:proofErr w:type="spellStart"/>
      <w:r>
        <w:t>degrees</w:t>
      </w:r>
      <w:proofErr w:type="spellEnd"/>
      <w:r>
        <w:t>) agrupados por tipo (</w:t>
      </w:r>
      <w:proofErr w:type="spellStart"/>
      <w:r>
        <w:t>degree</w:t>
      </w:r>
      <w:proofErr w:type="spellEnd"/>
      <w:r>
        <w:t xml:space="preserve"> </w:t>
      </w:r>
      <w:proofErr w:type="spellStart"/>
      <w:r>
        <w:t>type</w:t>
      </w:r>
      <w:proofErr w:type="spellEnd"/>
      <w:r>
        <w:t>).</w:t>
      </w:r>
    </w:p>
    <w:p w:rsidR="000834F9" w:rsidRDefault="000834F9" w:rsidP="000834F9">
      <w:pPr>
        <w:spacing w:line="276" w:lineRule="auto"/>
        <w:jc w:val="both"/>
      </w:pPr>
      <w:r>
        <w:t>O utilizador **não registado**, ao ver os detalhes de uma escola, deve ver também uma lista dos projetos dessa escola, ordenados por data (os últimos</w:t>
      </w:r>
      <w:ins w:id="194" w:author="Latitude" w:date="2017-01-23T22:40:00Z">
        <w:r w:rsidR="00EA5AC1">
          <w:t xml:space="preserve"> devem ser apresentados em</w:t>
        </w:r>
      </w:ins>
      <w:r>
        <w:t xml:space="preserve"> primeiro</w:t>
      </w:r>
      <w:ins w:id="195" w:author="Latitude" w:date="2017-01-23T22:40:00Z">
        <w:r w:rsidR="00EA5AC1">
          <w:t xml:space="preserve"> </w:t>
        </w:r>
        <w:proofErr w:type="gramStart"/>
        <w:r w:rsidR="00EA5AC1">
          <w:t>lugar</w:t>
        </w:r>
      </w:ins>
      <w:r>
        <w:t>)</w:t>
      </w:r>
      <w:proofErr w:type="gramEnd"/>
      <w:r>
        <w:t>" **deixar esta para depois, não prioritária, seria com :</w:t>
      </w:r>
      <w:proofErr w:type="spellStart"/>
      <w:r>
        <w:t>through</w:t>
      </w:r>
      <w:proofErr w:type="spellEnd"/>
      <w:r>
        <w:t>**.</w:t>
      </w:r>
    </w:p>
    <w:p w:rsidR="000834F9" w:rsidRDefault="000834F9" w:rsidP="000834F9">
      <w:pPr>
        <w:spacing w:line="360" w:lineRule="auto"/>
        <w:jc w:val="both"/>
      </w:pPr>
    </w:p>
    <w:p w:rsidR="000834F9" w:rsidRPr="002E18A1" w:rsidRDefault="000834F9" w:rsidP="000834F9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t>3º - Sprint</w:t>
      </w:r>
    </w:p>
    <w:p w:rsidR="000834F9" w:rsidRDefault="000834F9" w:rsidP="000834F9">
      <w:pPr>
        <w:spacing w:line="276" w:lineRule="auto"/>
        <w:ind w:left="708"/>
        <w:jc w:val="both"/>
      </w:pPr>
      <w:r>
        <w:t xml:space="preserve">- Melhorar o sistema </w:t>
      </w:r>
      <w:proofErr w:type="spellStart"/>
      <w:r>
        <w:t>Tags</w:t>
      </w:r>
      <w:proofErr w:type="spellEnd"/>
    </w:p>
    <w:p w:rsidR="000834F9" w:rsidRDefault="000834F9" w:rsidP="000834F9">
      <w:pPr>
        <w:spacing w:line="276" w:lineRule="auto"/>
        <w:ind w:left="708"/>
        <w:jc w:val="both"/>
      </w:pPr>
      <w:r>
        <w:t>- Criação da estrutura administração</w:t>
      </w:r>
    </w:p>
    <w:p w:rsidR="000834F9" w:rsidRDefault="000834F9" w:rsidP="000834F9">
      <w:pPr>
        <w:spacing w:line="276" w:lineRule="auto"/>
        <w:ind w:left="708"/>
        <w:jc w:val="both"/>
      </w:pPr>
      <w:r>
        <w:t>- Melhorar a estrutura de inserir files (projetos)</w:t>
      </w:r>
    </w:p>
    <w:p w:rsidR="000834F9" w:rsidRDefault="000834F9" w:rsidP="000834F9">
      <w:pPr>
        <w:spacing w:line="276" w:lineRule="auto"/>
        <w:ind w:left="708"/>
        <w:jc w:val="both"/>
      </w:pPr>
      <w:r>
        <w:t>- Recuperação da password por email</w:t>
      </w:r>
    </w:p>
    <w:p w:rsidR="000834F9" w:rsidRDefault="000834F9" w:rsidP="000834F9">
      <w:pPr>
        <w:spacing w:line="360" w:lineRule="auto"/>
        <w:jc w:val="both"/>
      </w:pPr>
    </w:p>
    <w:p w:rsidR="000834F9" w:rsidRPr="00924E57" w:rsidRDefault="000834F9" w:rsidP="000834F9">
      <w:pPr>
        <w:spacing w:line="360" w:lineRule="auto"/>
        <w:jc w:val="both"/>
        <w:rPr>
          <w:i/>
          <w:u w:val="single"/>
        </w:rPr>
      </w:pPr>
      <w:r>
        <w:rPr>
          <w:i/>
          <w:u w:val="single"/>
        </w:rPr>
        <w:t>Requisitos 4</w:t>
      </w:r>
      <w:r w:rsidRPr="009F1D36">
        <w:rPr>
          <w:i/>
          <w:u w:val="single"/>
        </w:rPr>
        <w:t>ºSprint</w:t>
      </w:r>
    </w:p>
    <w:p w:rsidR="000834F9" w:rsidRDefault="000834F9" w:rsidP="000834F9">
      <w:pPr>
        <w:spacing w:line="276" w:lineRule="auto"/>
        <w:jc w:val="both"/>
      </w:pPr>
      <w:proofErr w:type="spellStart"/>
      <w:r w:rsidRPr="00924E57">
        <w:t>Style</w:t>
      </w:r>
      <w:proofErr w:type="spellEnd"/>
      <w:r w:rsidRPr="00924E57">
        <w:t xml:space="preserve"> Password recuperação via email</w:t>
      </w:r>
    </w:p>
    <w:p w:rsidR="000834F9" w:rsidRDefault="000834F9" w:rsidP="000834F9">
      <w:pPr>
        <w:spacing w:line="276" w:lineRule="auto"/>
        <w:jc w:val="both"/>
      </w:pPr>
      <w:r>
        <w:t>A</w:t>
      </w:r>
      <w:r w:rsidRPr="00924E57">
        <w:t xml:space="preserve">uto complete </w:t>
      </w:r>
      <w:proofErr w:type="spellStart"/>
      <w:r w:rsidRPr="00924E57">
        <w:t>tags</w:t>
      </w:r>
      <w:proofErr w:type="spellEnd"/>
      <w:r w:rsidRPr="00924E57">
        <w:t xml:space="preserve"> e </w:t>
      </w:r>
      <w:proofErr w:type="spellStart"/>
      <w:r w:rsidRPr="00924E57">
        <w:t>search</w:t>
      </w:r>
      <w:proofErr w:type="spellEnd"/>
    </w:p>
    <w:p w:rsidR="000834F9" w:rsidRDefault="000834F9" w:rsidP="000834F9">
      <w:pPr>
        <w:spacing w:line="276" w:lineRule="auto"/>
        <w:jc w:val="both"/>
      </w:pPr>
      <w:r>
        <w:t>F</w:t>
      </w:r>
      <w:r w:rsidRPr="00924E57">
        <w:t xml:space="preserve">uncionalidades </w:t>
      </w:r>
      <w:proofErr w:type="spellStart"/>
      <w:r w:rsidRPr="00924E57">
        <w:t>users</w:t>
      </w:r>
      <w:proofErr w:type="spellEnd"/>
      <w:r w:rsidRPr="00924E57">
        <w:t xml:space="preserve"> </w:t>
      </w:r>
      <w:proofErr w:type="spellStart"/>
      <w:r w:rsidRPr="00924E57">
        <w:t>vs</w:t>
      </w:r>
      <w:proofErr w:type="spellEnd"/>
      <w:r w:rsidRPr="00924E57">
        <w:t xml:space="preserve"> </w:t>
      </w:r>
      <w:proofErr w:type="spellStart"/>
      <w:r w:rsidRPr="00924E57">
        <w:t>admins</w:t>
      </w:r>
      <w:proofErr w:type="spellEnd"/>
    </w:p>
    <w:p w:rsidR="000834F9" w:rsidRDefault="000834F9" w:rsidP="000834F9">
      <w:pPr>
        <w:spacing w:line="276" w:lineRule="auto"/>
        <w:jc w:val="both"/>
      </w:pPr>
      <w:r>
        <w:t>R</w:t>
      </w:r>
      <w:r w:rsidRPr="00924E57">
        <w:t>ecolher informação real sobre cursos, escolas, disciplinas?</w:t>
      </w:r>
    </w:p>
    <w:p w:rsidR="000834F9" w:rsidRPr="00924E57" w:rsidRDefault="000834F9" w:rsidP="000834F9">
      <w:pPr>
        <w:spacing w:line="276" w:lineRule="auto"/>
        <w:jc w:val="both"/>
      </w:pPr>
      <w:r>
        <w:t>T</w:t>
      </w:r>
      <w:r w:rsidRPr="00924E57">
        <w:t xml:space="preserve">estes UX com </w:t>
      </w:r>
      <w:proofErr w:type="spellStart"/>
      <w:r w:rsidRPr="00924E57">
        <w:t>users</w:t>
      </w:r>
      <w:proofErr w:type="spellEnd"/>
      <w:r w:rsidRPr="00924E57">
        <w:t xml:space="preserve"> tipo.</w:t>
      </w:r>
    </w:p>
    <w:p w:rsidR="000834F9" w:rsidRPr="00924E57" w:rsidRDefault="000834F9" w:rsidP="000834F9">
      <w:pPr>
        <w:spacing w:line="276" w:lineRule="auto"/>
        <w:jc w:val="both"/>
      </w:pPr>
      <w:r>
        <w:t>E</w:t>
      </w:r>
      <w:r w:rsidRPr="00924E57">
        <w:t xml:space="preserve">liminar possíveis efeitos cansativos, nº passos para fazer certas ações, teste diferentes </w:t>
      </w:r>
      <w:r>
        <w:t>R</w:t>
      </w:r>
      <w:r w:rsidRPr="00924E57">
        <w:t>esoluções, otimização do fundo, tipos de letra, tamanhos, menus, vistas de cada uma das coisas.</w:t>
      </w:r>
    </w:p>
    <w:p w:rsidR="000834F9" w:rsidRDefault="000834F9" w:rsidP="000834F9">
      <w:pPr>
        <w:spacing w:line="276" w:lineRule="auto"/>
        <w:jc w:val="both"/>
      </w:pPr>
      <w:r>
        <w:t xml:space="preserve">Integração social e </w:t>
      </w:r>
      <w:proofErr w:type="spellStart"/>
      <w:r>
        <w:t>rss</w:t>
      </w:r>
      <w:proofErr w:type="spellEnd"/>
      <w:r>
        <w:t xml:space="preserve"> de proje</w:t>
      </w:r>
      <w:r w:rsidRPr="00924E57">
        <w:t>tos</w:t>
      </w:r>
    </w:p>
    <w:p w:rsidR="000834F9" w:rsidRDefault="000834F9" w:rsidP="000834F9">
      <w:pPr>
        <w:spacing w:line="276" w:lineRule="auto"/>
        <w:jc w:val="both"/>
      </w:pPr>
      <w:proofErr w:type="spellStart"/>
      <w:r>
        <w:t>S</w:t>
      </w:r>
      <w:r w:rsidRPr="00924E57">
        <w:t>earch</w:t>
      </w:r>
      <w:proofErr w:type="spellEnd"/>
      <w:r w:rsidRPr="00924E57">
        <w:t xml:space="preserve"> a funcionar</w:t>
      </w:r>
    </w:p>
    <w:p w:rsidR="000834F9" w:rsidRDefault="000834F9" w:rsidP="000834F9">
      <w:pPr>
        <w:spacing w:line="276" w:lineRule="auto"/>
        <w:jc w:val="both"/>
      </w:pPr>
      <w:r w:rsidRPr="00924E57">
        <w:t>Layout verificar altura máxima das fotos página principal</w:t>
      </w:r>
    </w:p>
    <w:p w:rsidR="000834F9" w:rsidRDefault="000834F9" w:rsidP="000834F9">
      <w:pPr>
        <w:spacing w:line="276" w:lineRule="auto"/>
        <w:jc w:val="both"/>
      </w:pPr>
      <w:r>
        <w:t>Proje</w:t>
      </w:r>
      <w:r w:rsidRPr="00924E57">
        <w:t xml:space="preserve">tos Relacionados, onde está visível por </w:t>
      </w:r>
      <w:proofErr w:type="spellStart"/>
      <w:r w:rsidRPr="00924E57">
        <w:t>tag's</w:t>
      </w:r>
      <w:proofErr w:type="spellEnd"/>
      <w:r w:rsidRPr="00924E57">
        <w:t xml:space="preserve"> colocar em vista como na 1ª página</w:t>
      </w:r>
    </w:p>
    <w:p w:rsidR="000834F9" w:rsidRDefault="000834F9" w:rsidP="000834F9">
      <w:pPr>
        <w:spacing w:line="276" w:lineRule="auto"/>
        <w:jc w:val="both"/>
      </w:pPr>
      <w:r w:rsidRPr="00924E57">
        <w:t>Escolas, mostrar só cursos com projetos</w:t>
      </w:r>
    </w:p>
    <w:p w:rsidR="000834F9" w:rsidRDefault="000834F9" w:rsidP="000834F9">
      <w:pPr>
        <w:spacing w:line="276" w:lineRule="auto"/>
        <w:jc w:val="both"/>
      </w:pPr>
      <w:r>
        <w:t>Teste do</w:t>
      </w:r>
      <w:r w:rsidRPr="00924E57">
        <w:t xml:space="preserve"> </w:t>
      </w:r>
      <w:proofErr w:type="spellStart"/>
      <w:r>
        <w:t>app</w:t>
      </w:r>
      <w:proofErr w:type="spellEnd"/>
      <w:r>
        <w:t>.</w:t>
      </w:r>
    </w:p>
    <w:p w:rsidR="000834F9" w:rsidRDefault="000834F9" w:rsidP="000834F9">
      <w:pPr>
        <w:spacing w:line="360" w:lineRule="auto"/>
        <w:jc w:val="both"/>
      </w:pPr>
    </w:p>
    <w:p w:rsidR="000834F9" w:rsidRPr="002E18A1" w:rsidRDefault="000834F9" w:rsidP="000834F9">
      <w:pPr>
        <w:spacing w:line="360" w:lineRule="auto"/>
        <w:jc w:val="both"/>
        <w:rPr>
          <w:b/>
          <w:i/>
        </w:rPr>
      </w:pPr>
      <w:r w:rsidRPr="002E18A1">
        <w:rPr>
          <w:b/>
          <w:i/>
        </w:rPr>
        <w:t>4º - Sprint</w:t>
      </w:r>
    </w:p>
    <w:p w:rsidR="000834F9" w:rsidRDefault="000834F9" w:rsidP="000834F9">
      <w:pPr>
        <w:spacing w:line="276" w:lineRule="auto"/>
        <w:ind w:left="708"/>
        <w:jc w:val="both"/>
      </w:pPr>
      <w:r>
        <w:t>- Melhorar o design</w:t>
      </w:r>
    </w:p>
    <w:p w:rsidR="000834F9" w:rsidRDefault="000834F9" w:rsidP="000834F9">
      <w:pPr>
        <w:spacing w:line="276" w:lineRule="auto"/>
        <w:ind w:left="708"/>
        <w:jc w:val="both"/>
      </w:pPr>
      <w:r>
        <w:t>- Melhorar a pagina de inserir projetos</w:t>
      </w:r>
    </w:p>
    <w:p w:rsidR="000834F9" w:rsidRDefault="000834F9" w:rsidP="000834F9">
      <w:pPr>
        <w:spacing w:line="276" w:lineRule="auto"/>
        <w:ind w:left="708"/>
        <w:jc w:val="both"/>
      </w:pPr>
      <w:r>
        <w:lastRenderedPageBreak/>
        <w:t>- Melhorar o sistema de pesquisa</w:t>
      </w:r>
    </w:p>
    <w:p w:rsidR="000834F9" w:rsidRDefault="000834F9" w:rsidP="000834F9">
      <w:pPr>
        <w:spacing w:line="276" w:lineRule="auto"/>
        <w:ind w:left="708"/>
        <w:jc w:val="both"/>
      </w:pPr>
      <w:r>
        <w:t xml:space="preserve">- Criar sistema </w:t>
      </w:r>
      <w:proofErr w:type="spellStart"/>
      <w:r>
        <w:t>feed</w:t>
      </w:r>
      <w:proofErr w:type="spellEnd"/>
      <w:r>
        <w:t xml:space="preserve"> noticias para pagina do </w:t>
      </w:r>
      <w:proofErr w:type="spellStart"/>
      <w:r>
        <w:t>facebook</w:t>
      </w:r>
      <w:proofErr w:type="spellEnd"/>
      <w:r>
        <w:t xml:space="preserve"> (</w:t>
      </w:r>
      <w:proofErr w:type="spellStart"/>
      <w:r>
        <w:t>IoT.IPT</w:t>
      </w:r>
      <w:proofErr w:type="spellEnd"/>
      <w:r>
        <w:t>)</w:t>
      </w:r>
    </w:p>
    <w:p w:rsidR="000834F9" w:rsidRDefault="000834F9" w:rsidP="000834F9">
      <w:pPr>
        <w:spacing w:line="276" w:lineRule="auto"/>
        <w:ind w:left="708"/>
        <w:jc w:val="both"/>
      </w:pPr>
      <w:r>
        <w:t>- Testar</w:t>
      </w:r>
    </w:p>
    <w:p w:rsidR="000834F9" w:rsidRDefault="000834F9" w:rsidP="000834F9">
      <w:pPr>
        <w:spacing w:line="276" w:lineRule="auto"/>
        <w:ind w:left="708"/>
        <w:jc w:val="both"/>
      </w:pPr>
      <w:r>
        <w:t xml:space="preserve">- Mover a estrutura </w:t>
      </w:r>
      <w:proofErr w:type="spellStart"/>
      <w:r>
        <w:t>RoR</w:t>
      </w:r>
      <w:proofErr w:type="spellEnd"/>
      <w:r>
        <w:t xml:space="preserve"> para o servidor</w:t>
      </w:r>
    </w:p>
    <w:p w:rsidR="000834F9" w:rsidRDefault="000834F9" w:rsidP="000834F9">
      <w:pPr>
        <w:spacing w:line="276" w:lineRule="auto"/>
        <w:ind w:left="708"/>
        <w:jc w:val="both"/>
      </w:pPr>
      <w:r>
        <w:t>- Testar</w:t>
      </w:r>
    </w:p>
    <w:p w:rsidR="000834F9" w:rsidRDefault="000834F9" w:rsidP="000834F9">
      <w:pPr>
        <w:spacing w:line="360" w:lineRule="auto"/>
        <w:jc w:val="both"/>
      </w:pPr>
    </w:p>
    <w:p w:rsidR="000834F9" w:rsidRDefault="000834F9" w:rsidP="00B11953">
      <w:pPr>
        <w:spacing w:line="360" w:lineRule="auto"/>
        <w:jc w:val="center"/>
      </w:pPr>
      <w:r w:rsidRPr="00AF5B47">
        <w:rPr>
          <w:highlight w:val="yellow"/>
        </w:rPr>
        <w:t>---- ainda falta ver melhor as interações ----</w:t>
      </w:r>
    </w:p>
    <w:p w:rsidR="000834F9" w:rsidRDefault="000834F9" w:rsidP="0037150E">
      <w:pPr>
        <w:spacing w:line="360" w:lineRule="auto"/>
        <w:jc w:val="both"/>
      </w:pPr>
    </w:p>
    <w:p w:rsidR="000F5DA1" w:rsidRDefault="006666D6" w:rsidP="005B7A10">
      <w:pPr>
        <w:pStyle w:val="Ttulo3"/>
      </w:pPr>
      <w:bookmarkStart w:id="196" w:name="_Toc472457975"/>
      <w:r>
        <w:t>Estrutura do Proje</w:t>
      </w:r>
      <w:del w:id="197" w:author="Latitude" w:date="2017-01-23T22:40:00Z">
        <w:r w:rsidDel="00EA5AC1">
          <w:delText>c</w:delText>
        </w:r>
      </w:del>
      <w:r>
        <w:t>to</w:t>
      </w:r>
      <w:bookmarkEnd w:id="196"/>
    </w:p>
    <w:p w:rsidR="005B7A10" w:rsidRDefault="005B7A10" w:rsidP="005B7A10">
      <w:pPr>
        <w:spacing w:line="360" w:lineRule="auto"/>
        <w:jc w:val="both"/>
      </w:pPr>
      <w:r>
        <w:t xml:space="preserve">Tendo uma estrutura simplificada, ainda assim existe aspetos importantes que qualquer programador deve conhecer como parte importante no desenvolvimento [3]; </w:t>
      </w:r>
    </w:p>
    <w:p w:rsidR="00A31A40" w:rsidRDefault="00A31A40" w:rsidP="005B7A10">
      <w:pPr>
        <w:spacing w:line="276" w:lineRule="auto"/>
        <w:jc w:val="both"/>
        <w:rPr>
          <w:b/>
        </w:rPr>
      </w:pPr>
    </w:p>
    <w:p w:rsidR="007A1B95" w:rsidRPr="007A1B95" w:rsidRDefault="00991C9C" w:rsidP="005B7A10">
      <w:pPr>
        <w:spacing w:line="276" w:lineRule="auto"/>
        <w:jc w:val="both"/>
        <w:rPr>
          <w:b/>
        </w:rPr>
      </w:pPr>
      <w:r>
        <w:rPr>
          <w:b/>
          <w:noProof/>
        </w:rPr>
        <w:pict>
          <v:group id="Grupo 8" o:spid="_x0000_s1026" style="position:absolute;left:0;text-align:left;margin-left:245.6pt;margin-top:1.15pt;width:179.9pt;height:244.4pt;z-index:251662336" coordsize="2284730,310366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m 47" o:spid="_x0000_s1027" type="#_x0000_t75" alt="../Captura%20de%20ecrã%206.png" style="position:absolute;left:1143000;width:1141730;height:3089910;visibility:visibl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Sh&#10;J5/DAAAA2wAAAA8AAABkcnMvZG93bnJldi54bWxEj0FrAjEUhO8F/0N4greaVUy3bI2yiIKnQm0v&#10;3p6b192lm5c1ibr+e1Mo9DjMzDfMcj3YTlzJh9axhtk0A0FcOdNyreHrc/f8CiJEZIOdY9JwpwDr&#10;1ehpiYVxN/6g6yHWIkE4FKihibEvpAxVQxbD1PXEyft23mJM0tfSeLwluO3kPMtepMWW00KDPW0a&#10;qn4OF6tBlSe/NcdSvc/26qSwPp7zXGk9GQ/lG4hIQ/wP/7X3RsMih98v6QfI1QM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pKEnn8MAAADbAAAADwAAAAAAAAAAAAAAAACcAgAA&#10;ZHJzL2Rvd25yZXYueG1sUEsFBgAAAAAEAAQA9wAAAIwDAAAAAA==&#10;">
              <v:imagedata r:id="rId15" o:title="Captura%20de%20ecrã%206"/>
              <v:path arrowok="t"/>
            </v:shape>
            <v:shape id="Imagem 7" o:spid="_x0000_s1028" type="#_x0000_t75" alt="../../../Desktop/Captura%20de%20ecrã%202.png" style="position:absolute;left:33866;width:1031875;height:1115695;visibility:visibl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8&#10;Se/DAAAA2gAAAA8AAABkcnMvZG93bnJldi54bWxEj0FrwkAUhO9C/8PyCr3pph7aGLNKEdRSwVLN&#10;weMj+8wGs29Ddo3pv3cLBY/DzHzD5MvBNqKnzteOFbxOEhDEpdM1VwqK43qcgvABWWPjmBT8kofl&#10;4mmUY6bdjX+oP4RKRAj7DBWYENpMSl8asugnriWO3tl1FkOUXSV1h7cIt42cJsmbtFhzXDDY0spQ&#10;eTlcbaSYr2J32viqPpbnNNXbfm9n30q9PA8fcxCBhvAI/7c/tYJ3+LsSb4Bc3AE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yTxJ78MAAADaAAAADwAAAAAAAAAAAAAAAACcAgAA&#10;ZHJzL2Rvd25yZXYueG1sUEsFBgAAAAAEAAQA9wAAAIwDAAAAAA==&#10;">
              <v:imagedata r:id="rId16" o:title="Captura%20de%20ecrã%202"/>
              <v:path arrowok="t"/>
            </v:shape>
            <v:shape id="Imagem 6" o:spid="_x0000_s1029" type="#_x0000_t75" alt="../../../Desktop/Captura%20de%20ecrã.png" style="position:absolute;top:1490133;width:1062990;height:1613535;visibility:visibl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yY&#10;jOTDAAAA2gAAAA8AAABkcnMvZG93bnJldi54bWxEj09rAjEUxO9Cv0N4hV5Es+1BlnWjiFgUxEP9&#10;g9fH5rkJbl6WTbpuv70pFHocZuY3TLkcXCN66oL1rOB9moEgrry2XCs4nz4nOYgQkTU2nknBDwVY&#10;Ll5GJRbaP/iL+mOsRYJwKFCBibEtpAyVIYdh6lvi5N185zAm2dVSd/hIcNfIjyybSYeW04LBltaG&#10;qvvx2ykYbw97u7F9vuv3RrvLhvP7davU2+uwmoOINMT/8F97pxXM4PdKugFy8QQ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/JiM5MMAAADaAAAADwAAAAAAAAAAAAAAAACcAgAA&#10;ZHJzL2Rvd25yZXYueG1sUEsFBgAAAAAEAAQA9wAAAIwDAAAAAA==&#10;">
              <v:imagedata r:id="rId17" o:title="Captura%20de%20ecrã"/>
              <v:path arrowok="t"/>
            </v:shape>
            <w10:wrap type="square"/>
          </v:group>
        </w:pict>
      </w:r>
      <w:r w:rsidR="007A1B95" w:rsidRPr="007A1B95">
        <w:rPr>
          <w:b/>
        </w:rPr>
        <w:t>Estrutura principal:</w:t>
      </w:r>
    </w:p>
    <w:p w:rsidR="007A1B95" w:rsidRPr="006F5C96" w:rsidRDefault="007A1B95" w:rsidP="005B7A10">
      <w:pPr>
        <w:spacing w:line="276" w:lineRule="auto"/>
        <w:jc w:val="both"/>
      </w:pPr>
      <w:proofErr w:type="gramStart"/>
      <w:r>
        <w:t xml:space="preserve">- </w:t>
      </w:r>
      <w:r w:rsidRPr="007A1B95">
        <w:rPr>
          <w:b/>
        </w:rPr>
        <w:t>.</w:t>
      </w:r>
      <w:proofErr w:type="spellStart"/>
      <w:r w:rsidRPr="007A1B95">
        <w:rPr>
          <w:b/>
        </w:rPr>
        <w:t>vagrant</w:t>
      </w:r>
      <w:proofErr w:type="spellEnd"/>
      <w:proofErr w:type="gramEnd"/>
      <w:r w:rsidR="006F5C96" w:rsidRPr="006F5C96">
        <w:t>:</w:t>
      </w:r>
      <w:r w:rsidR="006F5C96">
        <w:rPr>
          <w:b/>
        </w:rPr>
        <w:t xml:space="preserve"> </w:t>
      </w:r>
      <w:r w:rsidR="00A31A40" w:rsidRPr="00A31A40">
        <w:t>ficheiro</w:t>
      </w:r>
      <w:r w:rsidR="00A31A40">
        <w:t xml:space="preserve"> onde guarda as configurações do utilizador do desenvolvimento.</w:t>
      </w:r>
    </w:p>
    <w:p w:rsidR="00FC725D" w:rsidRDefault="00FC725D" w:rsidP="005B7A10">
      <w:pPr>
        <w:spacing w:line="276" w:lineRule="auto"/>
        <w:jc w:val="both"/>
      </w:pPr>
    </w:p>
    <w:p w:rsidR="005B7A10" w:rsidRDefault="005B7A10" w:rsidP="005B7A10">
      <w:pPr>
        <w:spacing w:line="276" w:lineRule="auto"/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app</w:t>
      </w:r>
      <w:proofErr w:type="spellEnd"/>
      <w:proofErr w:type="gramEnd"/>
      <w:r>
        <w:t xml:space="preserve">: </w:t>
      </w:r>
      <w:r w:rsidR="006B0C4E">
        <w:t xml:space="preserve">onde se encontra </w:t>
      </w:r>
      <w:r w:rsidR="00FC725D">
        <w:t>(</w:t>
      </w:r>
      <w:r w:rsidR="00FC725D" w:rsidRPr="00FC725D">
        <w:rPr>
          <w:b/>
        </w:rPr>
        <w:t>MVC</w:t>
      </w:r>
      <w:r w:rsidR="00FC725D">
        <w:t>)</w:t>
      </w:r>
    </w:p>
    <w:p w:rsidR="008C5D8F" w:rsidRDefault="008C5D8F" w:rsidP="008C5D8F">
      <w:pPr>
        <w:spacing w:line="276" w:lineRule="auto"/>
        <w:ind w:firstLine="708"/>
        <w:jc w:val="both"/>
      </w:pPr>
      <w:r>
        <w:t>/</w:t>
      </w:r>
      <w:proofErr w:type="spellStart"/>
      <w:r w:rsidRPr="00A46649">
        <w:rPr>
          <w:b/>
        </w:rPr>
        <w:t>assets</w:t>
      </w:r>
      <w:proofErr w:type="spellEnd"/>
      <w:r w:rsidR="007A1B95">
        <w:tab/>
      </w:r>
    </w:p>
    <w:p w:rsidR="008C5D8F" w:rsidRDefault="008C5D8F" w:rsidP="008C5D8F">
      <w:pPr>
        <w:spacing w:line="276" w:lineRule="auto"/>
        <w:ind w:firstLine="708"/>
        <w:jc w:val="both"/>
      </w:pPr>
      <w:r>
        <w:tab/>
        <w:t>/</w:t>
      </w:r>
      <w:proofErr w:type="spellStart"/>
      <w:r>
        <w:t>javascripts</w:t>
      </w:r>
      <w:proofErr w:type="spellEnd"/>
    </w:p>
    <w:p w:rsidR="008C5D8F" w:rsidRDefault="008C5D8F" w:rsidP="008C5D8F">
      <w:pPr>
        <w:spacing w:line="276" w:lineRule="auto"/>
        <w:ind w:firstLine="708"/>
        <w:jc w:val="both"/>
      </w:pPr>
      <w:r>
        <w:tab/>
        <w:t>/</w:t>
      </w:r>
      <w:proofErr w:type="spellStart"/>
      <w:r>
        <w:t>stylesheets</w:t>
      </w:r>
      <w:proofErr w:type="spellEnd"/>
    </w:p>
    <w:p w:rsidR="007A1B95" w:rsidRDefault="008C5D8F" w:rsidP="008C5D8F">
      <w:pPr>
        <w:spacing w:line="276" w:lineRule="auto"/>
        <w:ind w:firstLine="708"/>
        <w:jc w:val="both"/>
      </w:pPr>
      <w:r>
        <w:t>/</w:t>
      </w:r>
      <w:proofErr w:type="spellStart"/>
      <w:r w:rsidRPr="00A46649">
        <w:rPr>
          <w:b/>
        </w:rPr>
        <w:t>c</w:t>
      </w:r>
      <w:r w:rsidR="007A1B95" w:rsidRPr="00A46649">
        <w:rPr>
          <w:b/>
        </w:rPr>
        <w:t>ontroller</w:t>
      </w:r>
      <w:proofErr w:type="spellEnd"/>
    </w:p>
    <w:p w:rsidR="007A1B95" w:rsidRDefault="008C5D8F" w:rsidP="005B7A10">
      <w:pPr>
        <w:spacing w:line="276" w:lineRule="auto"/>
        <w:jc w:val="both"/>
      </w:pPr>
      <w:r>
        <w:tab/>
        <w:t>/</w:t>
      </w:r>
      <w:proofErr w:type="spellStart"/>
      <w:r w:rsidRPr="00A46649">
        <w:rPr>
          <w:b/>
        </w:rPr>
        <w:t>m</w:t>
      </w:r>
      <w:r w:rsidR="007A1B95" w:rsidRPr="00A46649">
        <w:rPr>
          <w:b/>
        </w:rPr>
        <w:t>odels</w:t>
      </w:r>
      <w:proofErr w:type="spellEnd"/>
    </w:p>
    <w:p w:rsidR="007A1B95" w:rsidRDefault="008C5D8F" w:rsidP="005B7A10">
      <w:pPr>
        <w:spacing w:line="276" w:lineRule="auto"/>
        <w:jc w:val="both"/>
      </w:pPr>
      <w:r>
        <w:tab/>
        <w:t>/</w:t>
      </w:r>
      <w:proofErr w:type="spellStart"/>
      <w:r w:rsidRPr="00A46649">
        <w:rPr>
          <w:b/>
        </w:rPr>
        <w:t>v</w:t>
      </w:r>
      <w:r w:rsidR="007A1B95" w:rsidRPr="00A46649">
        <w:rPr>
          <w:b/>
        </w:rPr>
        <w:t>iews</w:t>
      </w:r>
      <w:proofErr w:type="spellEnd"/>
    </w:p>
    <w:p w:rsidR="008C5D8F" w:rsidRDefault="008C5D8F" w:rsidP="005B7A10">
      <w:pPr>
        <w:spacing w:line="276" w:lineRule="auto"/>
        <w:jc w:val="both"/>
      </w:pPr>
    </w:p>
    <w:p w:rsidR="008C5D8F" w:rsidRDefault="00A31A40" w:rsidP="005B7A10">
      <w:pPr>
        <w:spacing w:line="276" w:lineRule="auto"/>
        <w:jc w:val="both"/>
      </w:pPr>
      <w:r>
        <w:t>/</w:t>
      </w:r>
      <w:proofErr w:type="spellStart"/>
      <w:r>
        <w:t>assets</w:t>
      </w:r>
      <w:proofErr w:type="spellEnd"/>
      <w:r>
        <w:t>/</w:t>
      </w:r>
      <w:proofErr w:type="spellStart"/>
      <w:r w:rsidRPr="007C07FD">
        <w:t>Javascript</w:t>
      </w:r>
      <w:proofErr w:type="spellEnd"/>
      <w:r>
        <w:t xml:space="preserve"> e /</w:t>
      </w:r>
      <w:proofErr w:type="spellStart"/>
      <w:r w:rsidRPr="007C07FD">
        <w:t>Stylesheets</w:t>
      </w:r>
      <w:proofErr w:type="spellEnd"/>
      <w:r>
        <w:t xml:space="preserve">, são pastas onde guardam as </w:t>
      </w:r>
      <w:proofErr w:type="spellStart"/>
      <w:r>
        <w:t>frameworks</w:t>
      </w:r>
      <w:proofErr w:type="spellEnd"/>
      <w:r>
        <w:t xml:space="preserve"> de design, que referimos anteriormente.</w:t>
      </w:r>
    </w:p>
    <w:p w:rsidR="00A31A40" w:rsidRDefault="00A31A40" w:rsidP="005B7A10">
      <w:pPr>
        <w:spacing w:line="276" w:lineRule="auto"/>
        <w:jc w:val="both"/>
      </w:pPr>
    </w:p>
    <w:p w:rsidR="00A31A40" w:rsidRDefault="00A31A40" w:rsidP="00A31A40">
      <w:pPr>
        <w:jc w:val="right"/>
      </w:pPr>
      <w:r>
        <w:t>Fig.</w:t>
      </w:r>
      <w:r w:rsidR="00913BDA">
        <w:t>6</w:t>
      </w:r>
      <w:r>
        <w:t xml:space="preserve"> – Estrutura MVC </w:t>
      </w:r>
      <w:proofErr w:type="spellStart"/>
      <w:r>
        <w:t>RoR</w:t>
      </w:r>
      <w:proofErr w:type="spellEnd"/>
    </w:p>
    <w:p w:rsidR="00A31A40" w:rsidRDefault="00A31A40" w:rsidP="005B7A10">
      <w:pPr>
        <w:spacing w:line="276" w:lineRule="auto"/>
        <w:jc w:val="both"/>
      </w:pPr>
    </w:p>
    <w:p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Controller</w:t>
      </w:r>
      <w:proofErr w:type="spellEnd"/>
      <w:r>
        <w:t xml:space="preserve"> onde se encontra as paginas </w:t>
      </w:r>
      <w:proofErr w:type="spellStart"/>
      <w:r>
        <w:t>controllers</w:t>
      </w:r>
      <w:proofErr w:type="spellEnd"/>
    </w:p>
    <w:p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model</w:t>
      </w:r>
      <w:proofErr w:type="spellEnd"/>
      <w:r>
        <w:t xml:space="preserve"> onde se encontra as paginas </w:t>
      </w:r>
      <w:proofErr w:type="spellStart"/>
      <w:r>
        <w:t>models</w:t>
      </w:r>
      <w:proofErr w:type="spellEnd"/>
      <w:r>
        <w:t xml:space="preserve"> e ligações entre modelos</w:t>
      </w:r>
    </w:p>
    <w:p w:rsidR="00A31A40" w:rsidRDefault="00A31A40" w:rsidP="005B7A10">
      <w:pPr>
        <w:spacing w:line="276" w:lineRule="auto"/>
        <w:jc w:val="both"/>
      </w:pPr>
      <w:r>
        <w:t>/</w:t>
      </w:r>
      <w:proofErr w:type="spellStart"/>
      <w:r>
        <w:t>views</w:t>
      </w:r>
      <w:proofErr w:type="spellEnd"/>
      <w:r>
        <w:t xml:space="preserve"> onde se encontra as paginas que são apresentadas ao utilizador</w:t>
      </w:r>
    </w:p>
    <w:p w:rsidR="000F5DA1" w:rsidRDefault="000F5DA1" w:rsidP="005B7A10">
      <w:pPr>
        <w:spacing w:line="276" w:lineRule="auto"/>
        <w:jc w:val="both"/>
      </w:pPr>
    </w:p>
    <w:p w:rsidR="005B7A10" w:rsidRDefault="005B7A10" w:rsidP="0078624F">
      <w:pPr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config</w:t>
      </w:r>
      <w:proofErr w:type="spellEnd"/>
      <w:proofErr w:type="gramEnd"/>
      <w:r>
        <w:t xml:space="preserve">: </w:t>
      </w:r>
      <w:proofErr w:type="spellStart"/>
      <w:r>
        <w:t>routes</w:t>
      </w:r>
      <w:proofErr w:type="spellEnd"/>
      <w:r>
        <w:t xml:space="preserve">, </w:t>
      </w:r>
      <w:proofErr w:type="spellStart"/>
      <w:r>
        <w:t>environments</w:t>
      </w:r>
      <w:proofErr w:type="spellEnd"/>
      <w:r>
        <w:t xml:space="preserve">, </w:t>
      </w:r>
      <w:proofErr w:type="spellStart"/>
      <w:r>
        <w:t>initializers</w:t>
      </w:r>
      <w:proofErr w:type="spellEnd"/>
      <w:r>
        <w:t>.</w:t>
      </w:r>
    </w:p>
    <w:p w:rsidR="00FC725D" w:rsidRDefault="00FC725D" w:rsidP="0078624F">
      <w:pPr>
        <w:jc w:val="both"/>
      </w:pPr>
    </w:p>
    <w:p w:rsidR="005B7A10" w:rsidRDefault="005B7A10" w:rsidP="0078624F">
      <w:pPr>
        <w:jc w:val="both"/>
        <w:rPr>
          <w:noProof/>
        </w:rPr>
      </w:pPr>
      <w:r>
        <w:t xml:space="preserve">- </w:t>
      </w:r>
      <w:proofErr w:type="spellStart"/>
      <w:proofErr w:type="gramStart"/>
      <w:r w:rsidRPr="006157C0">
        <w:rPr>
          <w:b/>
        </w:rPr>
        <w:t>db</w:t>
      </w:r>
      <w:proofErr w:type="spellEnd"/>
      <w:proofErr w:type="gramEnd"/>
      <w:r>
        <w:t xml:space="preserve">: onde se encontra tudo sobre a base de dados: </w:t>
      </w:r>
      <w:proofErr w:type="spellStart"/>
      <w:r>
        <w:t>migrate</w:t>
      </w:r>
      <w:proofErr w:type="spellEnd"/>
      <w:r>
        <w:t xml:space="preserve">, </w:t>
      </w:r>
      <w:proofErr w:type="spellStart"/>
      <w:r>
        <w:t>seeds</w:t>
      </w:r>
      <w:proofErr w:type="spellEnd"/>
      <w:r>
        <w:t xml:space="preserve">, </w:t>
      </w:r>
      <w:proofErr w:type="spellStart"/>
      <w:r>
        <w:t>schema</w:t>
      </w:r>
      <w:proofErr w:type="spellEnd"/>
      <w:r>
        <w:t>.</w:t>
      </w:r>
      <w:r w:rsidRPr="006A3E5F">
        <w:rPr>
          <w:noProof/>
        </w:rPr>
        <w:t xml:space="preserve"> </w:t>
      </w:r>
    </w:p>
    <w:p w:rsidR="006F5C96" w:rsidRDefault="006F5C96" w:rsidP="0078624F">
      <w:pPr>
        <w:jc w:val="both"/>
        <w:rPr>
          <w:noProof/>
        </w:rPr>
      </w:pPr>
    </w:p>
    <w:p w:rsidR="00FC725D" w:rsidRDefault="006F5C96" w:rsidP="0078624F">
      <w:pPr>
        <w:jc w:val="both"/>
      </w:pPr>
      <w:r>
        <w:t xml:space="preserve">- </w:t>
      </w:r>
      <w:proofErr w:type="spellStart"/>
      <w:proofErr w:type="gramStart"/>
      <w:r w:rsidRPr="006F5C96">
        <w:rPr>
          <w:b/>
        </w:rPr>
        <w:t>doc</w:t>
      </w:r>
      <w:proofErr w:type="spellEnd"/>
      <w:proofErr w:type="gramEnd"/>
      <w:r>
        <w:t xml:space="preserve">: </w:t>
      </w:r>
      <w:r w:rsidR="00262D0B">
        <w:t>Pasta onde se encontra a documentação de desenvolvimento.</w:t>
      </w:r>
    </w:p>
    <w:p w:rsidR="006F5C96" w:rsidRDefault="006F5C96" w:rsidP="0078624F">
      <w:pPr>
        <w:jc w:val="both"/>
      </w:pPr>
    </w:p>
    <w:p w:rsidR="005B7A10" w:rsidRDefault="005B7A10" w:rsidP="0078624F">
      <w:pPr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public</w:t>
      </w:r>
      <w:proofErr w:type="spellEnd"/>
      <w:proofErr w:type="gramEnd"/>
      <w:r>
        <w:t xml:space="preserve">: paginas gerais que mostrar erros de </w:t>
      </w:r>
      <w:proofErr w:type="spellStart"/>
      <w:r>
        <w:t>app</w:t>
      </w:r>
      <w:proofErr w:type="spellEnd"/>
      <w:r>
        <w:t xml:space="preserve"> e outras informações.</w:t>
      </w:r>
    </w:p>
    <w:p w:rsidR="00FC725D" w:rsidRDefault="00FC725D" w:rsidP="0078624F">
      <w:pPr>
        <w:jc w:val="both"/>
      </w:pPr>
    </w:p>
    <w:p w:rsidR="005B7A10" w:rsidRDefault="005B7A10" w:rsidP="0078624F">
      <w:pPr>
        <w:tabs>
          <w:tab w:val="left" w:pos="4107"/>
        </w:tabs>
        <w:jc w:val="both"/>
      </w:pPr>
      <w:r>
        <w:t xml:space="preserve">- </w:t>
      </w:r>
      <w:proofErr w:type="spellStart"/>
      <w:proofErr w:type="gramStart"/>
      <w:r w:rsidRPr="006157C0">
        <w:rPr>
          <w:b/>
        </w:rPr>
        <w:t>test</w:t>
      </w:r>
      <w:proofErr w:type="spellEnd"/>
      <w:proofErr w:type="gramEnd"/>
      <w:r>
        <w:t xml:space="preserve">: onde se configura </w:t>
      </w:r>
      <w:proofErr w:type="gramStart"/>
      <w:r>
        <w:t>os teste</w:t>
      </w:r>
      <w:proofErr w:type="gramEnd"/>
      <w:r>
        <w:t xml:space="preserve"> da </w:t>
      </w:r>
      <w:proofErr w:type="spellStart"/>
      <w:r>
        <w:t>app</w:t>
      </w:r>
      <w:proofErr w:type="spellEnd"/>
      <w:r>
        <w:tab/>
      </w:r>
    </w:p>
    <w:p w:rsidR="00FC725D" w:rsidRDefault="00FC725D" w:rsidP="0078624F">
      <w:pPr>
        <w:tabs>
          <w:tab w:val="left" w:pos="4107"/>
        </w:tabs>
        <w:jc w:val="both"/>
      </w:pPr>
    </w:p>
    <w:p w:rsidR="005B7A10" w:rsidRDefault="005B7A10" w:rsidP="0078624F">
      <w:pPr>
        <w:jc w:val="both"/>
      </w:pPr>
      <w:r>
        <w:t xml:space="preserve">- </w:t>
      </w:r>
      <w:proofErr w:type="spellStart"/>
      <w:r w:rsidR="006F5C96">
        <w:rPr>
          <w:b/>
        </w:rPr>
        <w:t>G</w:t>
      </w:r>
      <w:r w:rsidRPr="006157C0">
        <w:rPr>
          <w:b/>
        </w:rPr>
        <w:t>emfile</w:t>
      </w:r>
      <w:r>
        <w:t>.rb</w:t>
      </w:r>
      <w:proofErr w:type="spellEnd"/>
      <w:r>
        <w:t xml:space="preserve">: onde </w:t>
      </w:r>
      <w:r w:rsidR="007C07FD">
        <w:t>estão todas</w:t>
      </w:r>
      <w:r>
        <w:t xml:space="preserve"> as </w:t>
      </w:r>
      <w:proofErr w:type="spellStart"/>
      <w:r>
        <w:t>gems</w:t>
      </w:r>
      <w:proofErr w:type="spellEnd"/>
      <w:r>
        <w:t xml:space="preserve"> a serem utilizadas</w:t>
      </w:r>
      <w:r w:rsidR="007C07FD">
        <w:t>.</w:t>
      </w:r>
    </w:p>
    <w:p w:rsidR="00FC725D" w:rsidRDefault="00FC725D" w:rsidP="0078624F">
      <w:pPr>
        <w:jc w:val="both"/>
      </w:pPr>
    </w:p>
    <w:p w:rsidR="00AB66EA" w:rsidRDefault="00FC725D" w:rsidP="0078624F">
      <w:r>
        <w:t xml:space="preserve">- </w:t>
      </w:r>
      <w:proofErr w:type="spellStart"/>
      <w:proofErr w:type="gramStart"/>
      <w:r w:rsidRPr="00FC725D">
        <w:rPr>
          <w:b/>
        </w:rPr>
        <w:t>Vagrantfile</w:t>
      </w:r>
      <w:proofErr w:type="spellEnd"/>
      <w:r>
        <w:t xml:space="preserve"> </w:t>
      </w:r>
      <w:proofErr w:type="gramEnd"/>
      <w:r>
        <w:t xml:space="preserve">: </w:t>
      </w:r>
      <w:r w:rsidR="00623306">
        <w:t xml:space="preserve">ficheiro de configuração </w:t>
      </w:r>
      <w:r w:rsidR="00262D0B">
        <w:t xml:space="preserve">da </w:t>
      </w:r>
      <w:proofErr w:type="gramStart"/>
      <w:r w:rsidR="00262D0B">
        <w:t>maquina</w:t>
      </w:r>
      <w:proofErr w:type="gramEnd"/>
      <w:r w:rsidR="00262D0B">
        <w:t xml:space="preserve"> virtual “</w:t>
      </w:r>
      <w:proofErr w:type="spellStart"/>
      <w:r w:rsidR="00262D0B">
        <w:t>vagrant</w:t>
      </w:r>
      <w:proofErr w:type="spellEnd"/>
      <w:r w:rsidR="00262D0B">
        <w:t>” que contem o Linux.</w:t>
      </w:r>
    </w:p>
    <w:p w:rsidR="00FC725D" w:rsidRDefault="00FC725D" w:rsidP="005B7A10"/>
    <w:p w:rsidR="006666D6" w:rsidRDefault="005B7A10" w:rsidP="0037150E">
      <w:pPr>
        <w:spacing w:line="360" w:lineRule="auto"/>
        <w:jc w:val="both"/>
      </w:pPr>
      <w:r>
        <w:t>Existe outras pastas e ficheiros na estrutura, más consideramos para segundo plano, já que não são essenciais para o desenvolvimento propriamente dito, estás funcionam com o conjunto da MVC.</w:t>
      </w:r>
      <w:r w:rsidR="007C07FD" w:rsidRPr="007C07FD">
        <w:t xml:space="preserve"> </w:t>
      </w:r>
      <w:r w:rsidR="007C07FD" w:rsidRPr="00B11953">
        <w:t>[5]</w:t>
      </w:r>
    </w:p>
    <w:p w:rsidR="007C07FD" w:rsidRDefault="007C07FD" w:rsidP="0037150E">
      <w:pPr>
        <w:spacing w:line="360" w:lineRule="auto"/>
        <w:jc w:val="both"/>
      </w:pPr>
    </w:p>
    <w:p w:rsidR="000F5DA1" w:rsidRDefault="000F5DA1" w:rsidP="000F5DA1">
      <w:r>
        <w:t>Definimos criar uma estrutura para responder aos requisitos apresentados;</w:t>
      </w:r>
    </w:p>
    <w:p w:rsidR="000F5DA1" w:rsidRDefault="000F5DA1" w:rsidP="000F5DA1"/>
    <w:p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Projetos</w:t>
      </w:r>
      <w:r>
        <w:t xml:space="preserve">: recipiente para guardar a informação em </w:t>
      </w:r>
      <w:proofErr w:type="spellStart"/>
      <w:r>
        <w:t>pdf</w:t>
      </w:r>
      <w:proofErr w:type="spellEnd"/>
      <w:r>
        <w:t>, fotos e os colaboradores.</w:t>
      </w:r>
    </w:p>
    <w:p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Escolas</w:t>
      </w:r>
      <w:r>
        <w:t>: Registar escolas na plataforma para associar aos projetos.</w:t>
      </w:r>
    </w:p>
    <w:p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Cursos</w:t>
      </w:r>
      <w:r>
        <w:rPr>
          <w:b/>
        </w:rPr>
        <w:t xml:space="preserve"> e Disciplinas</w:t>
      </w:r>
      <w:r>
        <w:t>: Registar cursos referentes às escolas.</w:t>
      </w:r>
    </w:p>
    <w:p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Participantes</w:t>
      </w:r>
      <w:r>
        <w:t xml:space="preserve">: </w:t>
      </w:r>
      <w:proofErr w:type="gramStart"/>
      <w:r>
        <w:t>Registar  alunos</w:t>
      </w:r>
      <w:proofErr w:type="gramEnd"/>
      <w:r>
        <w:t xml:space="preserve"> e professores referentes aos projetos.</w:t>
      </w:r>
    </w:p>
    <w:p w:rsidR="000F5DA1" w:rsidRDefault="000F5DA1" w:rsidP="000F5DA1">
      <w:pPr>
        <w:spacing w:line="360" w:lineRule="auto"/>
        <w:ind w:left="708"/>
        <w:jc w:val="both"/>
      </w:pPr>
      <w:proofErr w:type="spellStart"/>
      <w:proofErr w:type="gramStart"/>
      <w:r w:rsidRPr="000B4CC8">
        <w:rPr>
          <w:b/>
        </w:rPr>
        <w:t>Tags</w:t>
      </w:r>
      <w:proofErr w:type="spellEnd"/>
      <w:proofErr w:type="gramEnd"/>
      <w:r>
        <w:t>: Poder-se pesquisar por palavras pretendidas.</w:t>
      </w:r>
    </w:p>
    <w:p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Administração</w:t>
      </w:r>
      <w:r>
        <w:t>: Poder-se administrar facilmente todos os registos e utilizadores.</w:t>
      </w:r>
    </w:p>
    <w:p w:rsidR="000F5DA1" w:rsidRDefault="000F5DA1" w:rsidP="000F5DA1">
      <w:pPr>
        <w:spacing w:line="360" w:lineRule="auto"/>
        <w:ind w:left="708"/>
        <w:jc w:val="both"/>
      </w:pPr>
      <w:r w:rsidRPr="00023C1D">
        <w:rPr>
          <w:b/>
        </w:rPr>
        <w:t>Divulgação</w:t>
      </w:r>
      <w:r>
        <w:t>: Poder-se ter um sistema de “</w:t>
      </w:r>
      <w:proofErr w:type="spellStart"/>
      <w:r w:rsidRPr="006F5C96">
        <w:rPr>
          <w:i/>
        </w:rPr>
        <w:t>feeds</w:t>
      </w:r>
      <w:proofErr w:type="spellEnd"/>
      <w:r>
        <w:t>” noticias, quando é registado um novo projeto.</w:t>
      </w:r>
    </w:p>
    <w:p w:rsidR="000F5DA1" w:rsidRDefault="000F5DA1" w:rsidP="000F5DA1">
      <w:pPr>
        <w:spacing w:line="360" w:lineRule="auto"/>
        <w:ind w:left="708"/>
        <w:jc w:val="both"/>
      </w:pPr>
      <w:r w:rsidRPr="000B4CC8">
        <w:rPr>
          <w:b/>
        </w:rPr>
        <w:t>Base de dados</w:t>
      </w:r>
      <w:r>
        <w:t xml:space="preserve">: Guardar toda a informação estruturada e com </w:t>
      </w:r>
      <w:del w:id="198" w:author="Latitude" w:date="2017-01-23T22:41:00Z">
        <w:r w:rsidDel="00EA5AC1">
          <w:delText>referencias</w:delText>
        </w:r>
      </w:del>
      <w:ins w:id="199" w:author="Latitude" w:date="2017-01-23T22:41:00Z">
        <w:r w:rsidR="00EA5AC1">
          <w:t>referências</w:t>
        </w:r>
      </w:ins>
      <w:r>
        <w:t>.</w:t>
      </w:r>
    </w:p>
    <w:p w:rsidR="000F5DA1" w:rsidRDefault="000F5DA1" w:rsidP="000F5DA1">
      <w:pPr>
        <w:spacing w:line="360" w:lineRule="auto"/>
        <w:ind w:left="708"/>
        <w:jc w:val="both"/>
      </w:pPr>
      <w:proofErr w:type="spellStart"/>
      <w:r w:rsidRPr="00B47552">
        <w:rPr>
          <w:b/>
        </w:rPr>
        <w:t>Github</w:t>
      </w:r>
      <w:proofErr w:type="spellEnd"/>
      <w:r>
        <w:t xml:space="preserve"> – Repositório partilhado de desenvolvimento.</w:t>
      </w:r>
    </w:p>
    <w:p w:rsidR="000F5DA1" w:rsidRDefault="000F5DA1" w:rsidP="000F5DA1">
      <w:pPr>
        <w:spacing w:line="360" w:lineRule="auto"/>
        <w:ind w:left="708"/>
        <w:jc w:val="both"/>
      </w:pPr>
      <w:proofErr w:type="spellStart"/>
      <w:r w:rsidRPr="00B47552">
        <w:rPr>
          <w:b/>
        </w:rPr>
        <w:t>Vagrant</w:t>
      </w:r>
      <w:proofErr w:type="spellEnd"/>
      <w:r>
        <w:t xml:space="preserve"> – Utilização </w:t>
      </w:r>
      <w:proofErr w:type="spellStart"/>
      <w:r w:rsidRPr="00B47552">
        <w:rPr>
          <w:i/>
        </w:rPr>
        <w:t>VBox</w:t>
      </w:r>
      <w:proofErr w:type="spellEnd"/>
      <w:r>
        <w:t xml:space="preserve"> com sistema </w:t>
      </w:r>
      <w:proofErr w:type="spellStart"/>
      <w:r>
        <w:t>linix</w:t>
      </w:r>
      <w:proofErr w:type="spellEnd"/>
      <w:r w:rsidR="007C07FD">
        <w:t>, para utilização dos desenvolvedores ser uniforme</w:t>
      </w:r>
      <w:r>
        <w:t>.</w:t>
      </w:r>
    </w:p>
    <w:p w:rsidR="000F5DA1" w:rsidRDefault="000F5DA1" w:rsidP="000F5DA1">
      <w:pPr>
        <w:spacing w:line="360" w:lineRule="auto"/>
        <w:ind w:left="708"/>
        <w:jc w:val="both"/>
      </w:pPr>
      <w:proofErr w:type="spellStart"/>
      <w:r w:rsidRPr="00430924">
        <w:rPr>
          <w:b/>
        </w:rPr>
        <w:t>Trello</w:t>
      </w:r>
      <w:proofErr w:type="spellEnd"/>
      <w:r>
        <w:t xml:space="preserve"> – Controlo das interações e tarefas a executar pela equipa.</w:t>
      </w:r>
    </w:p>
    <w:p w:rsidR="007A1B95" w:rsidRDefault="007A1B95" w:rsidP="0037150E">
      <w:pPr>
        <w:spacing w:line="360" w:lineRule="auto"/>
        <w:jc w:val="both"/>
      </w:pPr>
    </w:p>
    <w:p w:rsidR="00182BB7" w:rsidRDefault="00182BB7" w:rsidP="00182BB7">
      <w:pPr>
        <w:pStyle w:val="Ttulo3"/>
      </w:pPr>
      <w:bookmarkStart w:id="200" w:name="_Toc472457976"/>
      <w:r>
        <w:t>Bibliotecas Utilizadas (</w:t>
      </w:r>
      <w:proofErr w:type="spellStart"/>
      <w:r>
        <w:t>Gems</w:t>
      </w:r>
      <w:proofErr w:type="spellEnd"/>
      <w:r>
        <w:t>)</w:t>
      </w:r>
      <w:bookmarkEnd w:id="200"/>
    </w:p>
    <w:p w:rsidR="00A56B96" w:rsidRPr="00A56B96" w:rsidRDefault="00A56B96" w:rsidP="002816C1">
      <w:pPr>
        <w:spacing w:line="360" w:lineRule="auto"/>
        <w:jc w:val="both"/>
      </w:pPr>
      <w:r w:rsidRPr="00A56B96">
        <w:t xml:space="preserve">A </w:t>
      </w:r>
      <w:r>
        <w:t>G</w:t>
      </w:r>
      <w:r w:rsidRPr="00A56B96">
        <w:t xml:space="preserve">ens no </w:t>
      </w:r>
      <w:proofErr w:type="spellStart"/>
      <w:r w:rsidRPr="00A56B96">
        <w:t>RoR</w:t>
      </w:r>
      <w:proofErr w:type="spellEnd"/>
      <w:r w:rsidRPr="00A56B96">
        <w:t xml:space="preserve">, são bibliotecas de terceiros </w:t>
      </w:r>
      <w:r>
        <w:t xml:space="preserve">disponíveis para auxiliar </w:t>
      </w:r>
      <w:r w:rsidR="002816C1">
        <w:t xml:space="preserve">ao </w:t>
      </w:r>
      <w:r>
        <w:t xml:space="preserve">desenvolvimento da aplicação. </w:t>
      </w:r>
      <w:r w:rsidR="002816C1">
        <w:t xml:space="preserve">As </w:t>
      </w:r>
      <w:proofErr w:type="spellStart"/>
      <w:r w:rsidR="002816C1">
        <w:t>gems</w:t>
      </w:r>
      <w:proofErr w:type="spellEnd"/>
      <w:r w:rsidR="002816C1">
        <w:t xml:space="preserve"> podem ser vistas como bibliotecas reutilizáveis de código Ruby, embora algumas podem ter código nativo em C, Java ou .Net. O </w:t>
      </w:r>
      <w:proofErr w:type="spellStart"/>
      <w:r w:rsidR="002816C1">
        <w:t>RubyGens</w:t>
      </w:r>
      <w:proofErr w:type="spellEnd"/>
      <w:r w:rsidR="002816C1">
        <w:t xml:space="preserve"> é um gestor de pacotes de </w:t>
      </w:r>
      <w:proofErr w:type="spellStart"/>
      <w:r w:rsidR="002816C1">
        <w:t>gems</w:t>
      </w:r>
      <w:proofErr w:type="spellEnd"/>
      <w:r w:rsidR="002816C1">
        <w:t>, que vai mantendo atualizado e disponibiliza as bibliotecas para o uso dos desenvolvedores, de um modo livre.</w:t>
      </w:r>
    </w:p>
    <w:p w:rsidR="00182BB7" w:rsidRDefault="00182BB7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>
        <w:lastRenderedPageBreak/>
        <w:t>Paperclip</w:t>
      </w:r>
      <w:proofErr w:type="spellEnd"/>
    </w:p>
    <w:p w:rsidR="003B4623" w:rsidRPr="002816C1" w:rsidRDefault="00182BB7" w:rsidP="002816C1">
      <w:pPr>
        <w:spacing w:line="360" w:lineRule="auto"/>
        <w:jc w:val="both"/>
      </w:pPr>
      <w:r w:rsidRPr="002816C1">
        <w:t>Esta biblioteca permite gerir de forma mais fácil o envio de ficheiros (</w:t>
      </w:r>
      <w:proofErr w:type="spellStart"/>
      <w:r w:rsidRPr="002816C1">
        <w:rPr>
          <w:i/>
        </w:rPr>
        <w:t>upload</w:t>
      </w:r>
      <w:proofErr w:type="spellEnd"/>
      <w:r w:rsidRPr="002816C1">
        <w:t xml:space="preserve">) </w:t>
      </w:r>
      <w:r w:rsidR="003B4623" w:rsidRPr="002816C1">
        <w:t xml:space="preserve">pelo utilizador. Foi utilizada no modelo </w:t>
      </w:r>
      <w:proofErr w:type="spellStart"/>
      <w:r w:rsidR="003B4623" w:rsidRPr="002816C1">
        <w:rPr>
          <w:i/>
        </w:rPr>
        <w:t>Person</w:t>
      </w:r>
      <w:proofErr w:type="spellEnd"/>
      <w:r w:rsidR="003B4623" w:rsidRPr="002816C1">
        <w:t xml:space="preserve"> para a foto das pessoas</w:t>
      </w:r>
      <w:r w:rsidRPr="002816C1">
        <w:t xml:space="preserve"> </w:t>
      </w:r>
      <w:r w:rsidR="003B4623" w:rsidRPr="002816C1">
        <w:t>e no modelo Project para fazer toda a gestão de documentos, slides e imagens relativas a cada proje</w:t>
      </w:r>
      <w:del w:id="201" w:author="Latitude" w:date="2017-01-23T22:41:00Z">
        <w:r w:rsidR="003B4623" w:rsidRPr="002816C1" w:rsidDel="00EA5AC1">
          <w:delText>c</w:delText>
        </w:r>
      </w:del>
      <w:r w:rsidR="003B4623" w:rsidRPr="002816C1">
        <w:t>to.</w:t>
      </w:r>
    </w:p>
    <w:p w:rsidR="00182BB7" w:rsidRDefault="003B4623" w:rsidP="002816C1">
      <w:pPr>
        <w:spacing w:line="360" w:lineRule="auto"/>
        <w:jc w:val="both"/>
      </w:pPr>
      <w:r w:rsidRPr="002816C1">
        <w:t xml:space="preserve">Link: </w:t>
      </w:r>
      <w:hyperlink r:id="rId18" w:history="1">
        <w:r w:rsidR="002816C1" w:rsidRPr="00D012FF">
          <w:rPr>
            <w:rStyle w:val="Hiperligao"/>
          </w:rPr>
          <w:t>https://rubygems.org/gems/paperclip</w:t>
        </w:r>
      </w:hyperlink>
    </w:p>
    <w:p w:rsidR="007C07FD" w:rsidRDefault="007C07FD" w:rsidP="002816C1">
      <w:pPr>
        <w:spacing w:line="360" w:lineRule="auto"/>
        <w:jc w:val="both"/>
      </w:pPr>
    </w:p>
    <w:p w:rsidR="003B4623" w:rsidRDefault="003B4623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>
        <w:t>Devise</w:t>
      </w:r>
      <w:proofErr w:type="spellEnd"/>
    </w:p>
    <w:p w:rsidR="007C07FD" w:rsidRDefault="002816C1" w:rsidP="002816C1">
      <w:pPr>
        <w:spacing w:line="360" w:lineRule="auto"/>
        <w:jc w:val="both"/>
      </w:pPr>
      <w:r>
        <w:t xml:space="preserve">Esta biblioteca permite criar uma estrutura de autenticação (login, </w:t>
      </w:r>
      <w:proofErr w:type="spellStart"/>
      <w:r>
        <w:t>logout</w:t>
      </w:r>
      <w:proofErr w:type="spellEnd"/>
      <w:r>
        <w:t xml:space="preserve">, </w:t>
      </w:r>
      <w:proofErr w:type="spellStart"/>
      <w:r>
        <w:t>Resister</w:t>
      </w:r>
      <w:proofErr w:type="spellEnd"/>
      <w:r>
        <w:t>) para utilizadores. Foi usada para fazer a autenticação de utilizadores que inserem proje</w:t>
      </w:r>
      <w:del w:id="202" w:author="Latitude" w:date="2017-01-23T22:41:00Z">
        <w:r w:rsidDel="00EA5AC1">
          <w:delText>c</w:delText>
        </w:r>
      </w:del>
      <w:r>
        <w:t>tos.</w:t>
      </w:r>
    </w:p>
    <w:p w:rsidR="007C07FD" w:rsidRDefault="007C07FD" w:rsidP="002816C1">
      <w:pPr>
        <w:spacing w:line="360" w:lineRule="auto"/>
        <w:jc w:val="both"/>
      </w:pPr>
      <w:r w:rsidRPr="002816C1">
        <w:t xml:space="preserve">Link: </w:t>
      </w:r>
      <w:hyperlink r:id="rId19" w:history="1">
        <w:r w:rsidR="002816C1" w:rsidRPr="00D012FF">
          <w:rPr>
            <w:rStyle w:val="Hiperligao"/>
          </w:rPr>
          <w:t>https://rubygems.org/gems/devise</w:t>
        </w:r>
      </w:hyperlink>
    </w:p>
    <w:p w:rsidR="007C07FD" w:rsidRDefault="007C07FD" w:rsidP="002816C1">
      <w:pPr>
        <w:spacing w:line="360" w:lineRule="auto"/>
        <w:jc w:val="both"/>
      </w:pPr>
    </w:p>
    <w:p w:rsidR="003B4623" w:rsidRDefault="003B4623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>
        <w:t>Rails_Admin</w:t>
      </w:r>
      <w:proofErr w:type="spellEnd"/>
    </w:p>
    <w:p w:rsidR="007C07FD" w:rsidRDefault="00CE5682" w:rsidP="002816C1">
      <w:pPr>
        <w:spacing w:line="360" w:lineRule="auto"/>
        <w:jc w:val="both"/>
      </w:pPr>
      <w:r>
        <w:t xml:space="preserve">O </w:t>
      </w:r>
      <w:proofErr w:type="spellStart"/>
      <w:r>
        <w:t>Rails_Admin</w:t>
      </w:r>
      <w:proofErr w:type="spellEnd"/>
      <w:r>
        <w:t xml:space="preserve"> permite criar uma estrutura completa de gestão de todo o </w:t>
      </w:r>
      <w:proofErr w:type="gramStart"/>
      <w:r>
        <w:t>site</w:t>
      </w:r>
      <w:proofErr w:type="gramEnd"/>
      <w:r>
        <w:t xml:space="preserve"> feito (</w:t>
      </w:r>
      <w:proofErr w:type="spellStart"/>
      <w:r>
        <w:t>backoffice</w:t>
      </w:r>
      <w:proofErr w:type="spellEnd"/>
      <w:r>
        <w:t xml:space="preserve">), em que poderemos </w:t>
      </w:r>
      <w:del w:id="203" w:author="Latitude" w:date="2017-01-23T22:41:00Z">
        <w:r w:rsidDel="00EA5AC1">
          <w:delText>defenir</w:delText>
        </w:r>
      </w:del>
      <w:ins w:id="204" w:author="Latitude" w:date="2017-01-23T22:41:00Z">
        <w:r w:rsidR="00EA5AC1">
          <w:t>definir</w:t>
        </w:r>
      </w:ins>
      <w:r>
        <w:t xml:space="preserve"> um administrador do site, com poderes de registar, modificar e eliminar utilizadores e todos os conteúdos.</w:t>
      </w:r>
    </w:p>
    <w:p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0" w:history="1">
        <w:r w:rsidR="00CE5682" w:rsidRPr="00D012FF">
          <w:rPr>
            <w:rStyle w:val="Hiperligao"/>
          </w:rPr>
          <w:t>https://rubygems.org/gems/rails_admin</w:t>
        </w:r>
      </w:hyperlink>
    </w:p>
    <w:p w:rsidR="007C07FD" w:rsidRPr="007C07FD" w:rsidRDefault="007C07FD" w:rsidP="002816C1">
      <w:pPr>
        <w:spacing w:line="360" w:lineRule="auto"/>
        <w:jc w:val="both"/>
      </w:pPr>
    </w:p>
    <w:p w:rsidR="003B4623" w:rsidRDefault="003B4623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>
        <w:t>will_paginate</w:t>
      </w:r>
      <w:proofErr w:type="spellEnd"/>
    </w:p>
    <w:p w:rsidR="00CE5682" w:rsidRPr="00CE5682" w:rsidRDefault="00CE5682" w:rsidP="00CE5682">
      <w:pPr>
        <w:spacing w:line="360" w:lineRule="auto"/>
        <w:jc w:val="both"/>
      </w:pPr>
      <w:proofErr w:type="spellStart"/>
      <w:r w:rsidRPr="00CE5682">
        <w:t>Will_paginate</w:t>
      </w:r>
      <w:proofErr w:type="spellEnd"/>
      <w:r w:rsidRPr="00CE5682">
        <w:t xml:space="preserve"> fornece uma API simples para realizar consultas paginadas com Active Record, </w:t>
      </w:r>
      <w:proofErr w:type="spellStart"/>
      <w:r w:rsidRPr="00CE5682">
        <w:t>DataMapper</w:t>
      </w:r>
      <w:proofErr w:type="spellEnd"/>
      <w:r w:rsidRPr="00CE5682">
        <w:t xml:space="preserve"> e </w:t>
      </w:r>
      <w:proofErr w:type="spellStart"/>
      <w:r w:rsidRPr="00CE5682">
        <w:t>Sequel</w:t>
      </w:r>
      <w:proofErr w:type="spellEnd"/>
      <w:r w:rsidRPr="00CE5682">
        <w:t xml:space="preserve"> e inclui ajudantes para </w:t>
      </w:r>
      <w:proofErr w:type="spellStart"/>
      <w:r w:rsidRPr="00CE5682">
        <w:t>renderização</w:t>
      </w:r>
      <w:proofErr w:type="spellEnd"/>
      <w:r w:rsidRPr="00CE5682">
        <w:t xml:space="preserve"> de links de paginação em aplicativos da web Rails.</w:t>
      </w:r>
    </w:p>
    <w:p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1" w:history="1">
        <w:r w:rsidR="00CE5682" w:rsidRPr="00D012FF">
          <w:rPr>
            <w:rStyle w:val="Hiperligao"/>
          </w:rPr>
          <w:t>https://rubygems.org/gems/will_paginate</w:t>
        </w:r>
      </w:hyperlink>
    </w:p>
    <w:p w:rsidR="007C07FD" w:rsidRDefault="007C07FD" w:rsidP="002816C1">
      <w:pPr>
        <w:pStyle w:val="Ttulo4"/>
        <w:numPr>
          <w:ilvl w:val="0"/>
          <w:numId w:val="0"/>
        </w:numPr>
        <w:spacing w:line="360" w:lineRule="auto"/>
        <w:jc w:val="both"/>
      </w:pPr>
    </w:p>
    <w:p w:rsidR="007C07FD" w:rsidRDefault="007C07FD" w:rsidP="002816C1">
      <w:pPr>
        <w:pStyle w:val="Ttulo4"/>
        <w:numPr>
          <w:ilvl w:val="0"/>
          <w:numId w:val="0"/>
        </w:numPr>
        <w:spacing w:line="360" w:lineRule="auto"/>
        <w:jc w:val="both"/>
      </w:pPr>
      <w:r>
        <w:t xml:space="preserve">sqlite3 </w:t>
      </w:r>
    </w:p>
    <w:p w:rsidR="00CE5682" w:rsidRDefault="00CE5682" w:rsidP="002816C1">
      <w:pPr>
        <w:spacing w:line="360" w:lineRule="auto"/>
        <w:jc w:val="both"/>
      </w:pPr>
      <w:r>
        <w:t xml:space="preserve">O sqlite3 é um modulo de interação de base de dados, utilizada no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Rails, de modo simplificado e leva. Foi usado para a criação da nossa estrutura de dados, e onde guarda toda a informação / conteúdos.</w:t>
      </w:r>
    </w:p>
    <w:p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2" w:history="1">
        <w:r w:rsidR="00CE5682" w:rsidRPr="00D012FF">
          <w:rPr>
            <w:rStyle w:val="Hiperligao"/>
          </w:rPr>
          <w:t>https://rubygems.org/gems/sqlite3</w:t>
        </w:r>
      </w:hyperlink>
    </w:p>
    <w:p w:rsidR="007C07FD" w:rsidRDefault="007C07FD" w:rsidP="002816C1">
      <w:pPr>
        <w:spacing w:line="360" w:lineRule="auto"/>
        <w:jc w:val="both"/>
      </w:pPr>
    </w:p>
    <w:p w:rsidR="007C07FD" w:rsidRPr="007C07FD" w:rsidRDefault="007C07FD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bootstrap</w:t>
      </w:r>
      <w:proofErr w:type="spellEnd"/>
    </w:p>
    <w:p w:rsidR="003B4623" w:rsidRDefault="00CE5682" w:rsidP="002816C1">
      <w:pPr>
        <w:spacing w:line="360" w:lineRule="auto"/>
        <w:jc w:val="both"/>
      </w:pPr>
      <w:r>
        <w:t xml:space="preserve">Esta Framework é a mais </w:t>
      </w:r>
      <w:proofErr w:type="spellStart"/>
      <w:r>
        <w:t>responsive</w:t>
      </w:r>
      <w:proofErr w:type="spellEnd"/>
      <w:r>
        <w:t xml:space="preserve"> para o desenvolvimento de aplicações moveis (mobile), em termos de HTML e CSS. Foi usada no nosso desenvolvimento, para termos um layout agradável e compatível com dispositivos moveis. </w:t>
      </w:r>
    </w:p>
    <w:p w:rsidR="007C07FD" w:rsidRDefault="007C07FD" w:rsidP="002816C1">
      <w:pPr>
        <w:spacing w:line="360" w:lineRule="auto"/>
        <w:jc w:val="both"/>
      </w:pPr>
      <w:r w:rsidRPr="00CE5682">
        <w:lastRenderedPageBreak/>
        <w:t xml:space="preserve">Link: </w:t>
      </w:r>
      <w:r w:rsidR="00CE5682" w:rsidRPr="00CE5682">
        <w:t>https://rubygems.org/gems/bootstrap</w:t>
      </w:r>
    </w:p>
    <w:p w:rsidR="007C07FD" w:rsidRPr="003B4623" w:rsidRDefault="007C07FD" w:rsidP="002816C1">
      <w:pPr>
        <w:spacing w:line="360" w:lineRule="auto"/>
        <w:jc w:val="both"/>
      </w:pPr>
    </w:p>
    <w:p w:rsidR="00182BB7" w:rsidRDefault="007C07FD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will_paginate-bootstrap</w:t>
      </w:r>
      <w:proofErr w:type="spellEnd"/>
    </w:p>
    <w:p w:rsidR="007C07FD" w:rsidRDefault="00F47BFB" w:rsidP="002816C1">
      <w:pPr>
        <w:spacing w:line="360" w:lineRule="auto"/>
        <w:jc w:val="both"/>
      </w:pPr>
      <w:r>
        <w:t xml:space="preserve">Esta biblioteca </w:t>
      </w:r>
      <w:r w:rsidR="009F2581">
        <w:t xml:space="preserve">cria de forma rápida uma estrutura de paginação na pagina com vários registos, mostrando um limite </w:t>
      </w:r>
      <w:del w:id="205" w:author="Latitude" w:date="2017-01-23T22:42:00Z">
        <w:r w:rsidR="009F2581" w:rsidDel="00EA5AC1">
          <w:delText>defenido</w:delText>
        </w:r>
      </w:del>
      <w:ins w:id="206" w:author="Latitude" w:date="2017-01-23T22:42:00Z">
        <w:r w:rsidR="00EA5AC1">
          <w:t>definido</w:t>
        </w:r>
      </w:ins>
      <w:r w:rsidR="009F2581">
        <w:t xml:space="preserve"> de registo e no fim a navegação entre paginas (registos). Foi usada na página inicial mostrando os proje</w:t>
      </w:r>
      <w:del w:id="207" w:author="Latitude" w:date="2017-01-23T22:42:00Z">
        <w:r w:rsidR="009F2581" w:rsidDel="00EA5AC1">
          <w:delText>c</w:delText>
        </w:r>
      </w:del>
      <w:r w:rsidR="009F2581">
        <w:t xml:space="preserve">tos com um limite </w:t>
      </w:r>
      <w:del w:id="208" w:author="Latitude" w:date="2017-01-23T22:42:00Z">
        <w:r w:rsidR="009F2581" w:rsidDel="00EA5AC1">
          <w:delText>defenido</w:delText>
        </w:r>
      </w:del>
      <w:ins w:id="209" w:author="Latitude" w:date="2017-01-23T22:42:00Z">
        <w:r w:rsidR="00EA5AC1">
          <w:t>definido</w:t>
        </w:r>
      </w:ins>
      <w:r w:rsidR="009F2581">
        <w:t xml:space="preserve">. </w:t>
      </w:r>
    </w:p>
    <w:p w:rsidR="007C07FD" w:rsidRDefault="007C07FD" w:rsidP="002816C1">
      <w:pPr>
        <w:spacing w:line="360" w:lineRule="auto"/>
        <w:jc w:val="both"/>
      </w:pPr>
      <w:r w:rsidRPr="00CE5682">
        <w:t xml:space="preserve">Link: </w:t>
      </w:r>
      <w:hyperlink r:id="rId23" w:history="1">
        <w:r w:rsidR="00CE5682" w:rsidRPr="00D012FF">
          <w:rPr>
            <w:rStyle w:val="Hiperligao"/>
          </w:rPr>
          <w:t>https://rubygems.org/gems/will_paginate-bootstrap</w:t>
        </w:r>
      </w:hyperlink>
    </w:p>
    <w:p w:rsidR="00CE5682" w:rsidRDefault="00CE5682" w:rsidP="002816C1">
      <w:pPr>
        <w:spacing w:line="360" w:lineRule="auto"/>
        <w:jc w:val="both"/>
      </w:pPr>
    </w:p>
    <w:p w:rsidR="007C07FD" w:rsidRDefault="007C07FD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filesize</w:t>
      </w:r>
      <w:proofErr w:type="spellEnd"/>
    </w:p>
    <w:p w:rsidR="007C07FD" w:rsidRDefault="009F2581" w:rsidP="002816C1">
      <w:pPr>
        <w:spacing w:line="360" w:lineRule="auto"/>
        <w:jc w:val="both"/>
        <w:rPr>
          <w:highlight w:val="yellow"/>
        </w:rPr>
      </w:pPr>
      <w:r w:rsidRPr="009F2581">
        <w:t xml:space="preserve">Esta biblioteca é uma </w:t>
      </w:r>
      <w:proofErr w:type="spellStart"/>
      <w:r w:rsidRPr="009F2581">
        <w:t>class</w:t>
      </w:r>
      <w:proofErr w:type="spellEnd"/>
      <w:r w:rsidRPr="009F2581">
        <w:t xml:space="preserve"> para manipular tamanhos, permite definir os tamanhos que desejarmos. Poderemos definir um 1G para </w:t>
      </w:r>
      <w:proofErr w:type="spellStart"/>
      <w:r w:rsidRPr="009F2581">
        <w:t>xxxKb</w:t>
      </w:r>
      <w:proofErr w:type="spellEnd"/>
      <w:r w:rsidRPr="009F2581">
        <w:t xml:space="preserve">. </w:t>
      </w:r>
      <w:r>
        <w:rPr>
          <w:highlight w:val="yellow"/>
        </w:rPr>
        <w:t>Foi utilizado .........</w:t>
      </w:r>
    </w:p>
    <w:p w:rsidR="007C07FD" w:rsidRDefault="007C07FD" w:rsidP="002816C1">
      <w:pPr>
        <w:spacing w:line="360" w:lineRule="auto"/>
        <w:jc w:val="both"/>
      </w:pPr>
      <w:r w:rsidRPr="009F2581">
        <w:t xml:space="preserve">Link: </w:t>
      </w:r>
      <w:hyperlink r:id="rId24" w:history="1">
        <w:r w:rsidR="009F2581" w:rsidRPr="00D012FF">
          <w:rPr>
            <w:rStyle w:val="Hiperligao"/>
          </w:rPr>
          <w:t>https://rubygems.org/gems/filesize</w:t>
        </w:r>
      </w:hyperlink>
    </w:p>
    <w:p w:rsidR="007C07FD" w:rsidRDefault="007C07FD" w:rsidP="002816C1">
      <w:pPr>
        <w:pStyle w:val="Ttulo4"/>
        <w:numPr>
          <w:ilvl w:val="0"/>
          <w:numId w:val="0"/>
        </w:numPr>
        <w:spacing w:line="360" w:lineRule="auto"/>
        <w:jc w:val="both"/>
      </w:pPr>
    </w:p>
    <w:p w:rsidR="007C07FD" w:rsidRDefault="007C07FD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font-awesome-sass</w:t>
      </w:r>
      <w:proofErr w:type="spellEnd"/>
    </w:p>
    <w:p w:rsidR="007C07FD" w:rsidRDefault="00EA2D32" w:rsidP="002816C1">
      <w:pPr>
        <w:spacing w:line="360" w:lineRule="auto"/>
        <w:jc w:val="both"/>
      </w:pPr>
      <w:r>
        <w:t>Biblioteca</w:t>
      </w:r>
      <w:r w:rsidR="0043248C">
        <w:t xml:space="preserve"> de estilo de </w:t>
      </w:r>
      <w:r>
        <w:t>letras que trabalha em conjunto com SASS. Foi utilizado no projeto juntamente com estilos do layout.</w:t>
      </w:r>
    </w:p>
    <w:p w:rsidR="007C07FD" w:rsidRDefault="007C07FD" w:rsidP="002816C1">
      <w:pPr>
        <w:spacing w:line="360" w:lineRule="auto"/>
        <w:jc w:val="both"/>
      </w:pPr>
      <w:r w:rsidRPr="0043248C">
        <w:t xml:space="preserve">Link: </w:t>
      </w:r>
      <w:hyperlink r:id="rId25" w:history="1">
        <w:r w:rsidR="0043248C" w:rsidRPr="00D012FF">
          <w:rPr>
            <w:rStyle w:val="Hiperligao"/>
          </w:rPr>
          <w:t>https://rubygems.org/gems/font-awesome-sass</w:t>
        </w:r>
      </w:hyperlink>
    </w:p>
    <w:p w:rsidR="007C07FD" w:rsidRDefault="007C07FD" w:rsidP="002816C1">
      <w:pPr>
        <w:spacing w:line="360" w:lineRule="auto"/>
        <w:jc w:val="both"/>
      </w:pPr>
    </w:p>
    <w:p w:rsidR="007C07FD" w:rsidRDefault="007C07FD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jquery</w:t>
      </w:r>
      <w:proofErr w:type="spellEnd"/>
      <w:r w:rsidRPr="007C07FD">
        <w:t>-rails</w:t>
      </w:r>
    </w:p>
    <w:p w:rsidR="007C07FD" w:rsidRDefault="00EA2D32" w:rsidP="002816C1">
      <w:pPr>
        <w:spacing w:line="360" w:lineRule="auto"/>
        <w:jc w:val="both"/>
      </w:pPr>
      <w:r>
        <w:t>Bib</w:t>
      </w:r>
      <w:ins w:id="210" w:author="Latitude" w:date="2017-01-23T22:42:00Z">
        <w:r w:rsidR="00EA5AC1">
          <w:t>l</w:t>
        </w:r>
      </w:ins>
      <w:r>
        <w:t xml:space="preserve">ioteca de </w:t>
      </w:r>
      <w:proofErr w:type="spellStart"/>
      <w:r>
        <w:t>jquery</w:t>
      </w:r>
      <w:proofErr w:type="spellEnd"/>
      <w:r>
        <w:t xml:space="preserve"> é o nosso </w:t>
      </w:r>
      <w:proofErr w:type="spellStart"/>
      <w:r>
        <w:t>javascript</w:t>
      </w:r>
      <w:proofErr w:type="spellEnd"/>
      <w:r>
        <w:t xml:space="preserve"> compactado se podemos chamar assim. Fui utilizado juntamente com outras </w:t>
      </w:r>
      <w:proofErr w:type="spellStart"/>
      <w:r>
        <w:t>frameworks</w:t>
      </w:r>
      <w:proofErr w:type="spellEnd"/>
      <w:r>
        <w:t xml:space="preserve"> para o layout.</w:t>
      </w:r>
    </w:p>
    <w:p w:rsidR="007C07FD" w:rsidRDefault="007C07FD" w:rsidP="002816C1">
      <w:pPr>
        <w:spacing w:line="360" w:lineRule="auto"/>
        <w:jc w:val="both"/>
      </w:pPr>
      <w:r w:rsidRPr="00EA2D32">
        <w:t xml:space="preserve">Link: </w:t>
      </w:r>
      <w:hyperlink r:id="rId26" w:history="1">
        <w:r w:rsidR="00EA2D32" w:rsidRPr="00D012FF">
          <w:rPr>
            <w:rStyle w:val="Hiperligao"/>
          </w:rPr>
          <w:t>https://rubygems.org/gems/jquery-rails</w:t>
        </w:r>
      </w:hyperlink>
    </w:p>
    <w:p w:rsidR="007C07FD" w:rsidRDefault="007C07FD" w:rsidP="002816C1">
      <w:pPr>
        <w:spacing w:line="360" w:lineRule="auto"/>
        <w:jc w:val="both"/>
      </w:pPr>
    </w:p>
    <w:p w:rsidR="007C07FD" w:rsidRDefault="007C07FD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coffee</w:t>
      </w:r>
      <w:proofErr w:type="spellEnd"/>
      <w:r w:rsidRPr="007C07FD">
        <w:t>-rails</w:t>
      </w:r>
    </w:p>
    <w:p w:rsidR="007C07FD" w:rsidRDefault="00EA2D32" w:rsidP="002816C1">
      <w:pPr>
        <w:spacing w:line="360" w:lineRule="auto"/>
        <w:jc w:val="both"/>
      </w:pPr>
      <w:r>
        <w:t xml:space="preserve">Uma biblioteca para responder as solicitações de </w:t>
      </w:r>
      <w:proofErr w:type="spellStart"/>
      <w:r>
        <w:t>javascript</w:t>
      </w:r>
      <w:proofErr w:type="spellEnd"/>
      <w:r>
        <w:t xml:space="preserve">, </w:t>
      </w:r>
      <w:r w:rsidRPr="008D6B36">
        <w:rPr>
          <w:highlight w:val="yellow"/>
        </w:rPr>
        <w:t xml:space="preserve">..... .Foi </w:t>
      </w:r>
      <w:proofErr w:type="gramStart"/>
      <w:r w:rsidRPr="008D6B36">
        <w:rPr>
          <w:highlight w:val="yellow"/>
        </w:rPr>
        <w:t>usado ....</w:t>
      </w:r>
      <w:proofErr w:type="gramEnd"/>
      <w:r w:rsidRPr="008D6B36">
        <w:rPr>
          <w:highlight w:val="yellow"/>
        </w:rPr>
        <w:t>.</w:t>
      </w:r>
    </w:p>
    <w:p w:rsidR="007C07FD" w:rsidRDefault="007C07FD" w:rsidP="002816C1">
      <w:pPr>
        <w:spacing w:line="360" w:lineRule="auto"/>
        <w:jc w:val="both"/>
      </w:pPr>
      <w:r w:rsidRPr="00EA2D32">
        <w:t xml:space="preserve">Link: </w:t>
      </w:r>
      <w:hyperlink r:id="rId27" w:history="1">
        <w:r w:rsidR="00EA2D32" w:rsidRPr="00D012FF">
          <w:rPr>
            <w:rStyle w:val="Hiperligao"/>
          </w:rPr>
          <w:t>https://rubygems.org/gems/coffee-rails</w:t>
        </w:r>
      </w:hyperlink>
    </w:p>
    <w:p w:rsidR="007C07FD" w:rsidRDefault="007C07FD" w:rsidP="002816C1">
      <w:pPr>
        <w:spacing w:line="360" w:lineRule="auto"/>
        <w:jc w:val="both"/>
      </w:pPr>
    </w:p>
    <w:p w:rsidR="007C07FD" w:rsidRDefault="007C07FD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t>sass</w:t>
      </w:r>
      <w:proofErr w:type="spellEnd"/>
      <w:r w:rsidRPr="007C07FD">
        <w:t>-rails</w:t>
      </w:r>
    </w:p>
    <w:p w:rsidR="007C07FD" w:rsidRDefault="008D6B36" w:rsidP="002816C1">
      <w:pPr>
        <w:spacing w:line="360" w:lineRule="auto"/>
        <w:jc w:val="both"/>
      </w:pPr>
      <w:r>
        <w:t xml:space="preserve">A biblioteca de SASS, é um adaptador do rails para </w:t>
      </w:r>
      <w:proofErr w:type="gramStart"/>
      <w:r>
        <w:t>pipeline</w:t>
      </w:r>
      <w:proofErr w:type="gramEnd"/>
      <w:r>
        <w:t xml:space="preserve">. </w:t>
      </w:r>
      <w:r w:rsidRPr="008D6B36">
        <w:rPr>
          <w:highlight w:val="yellow"/>
        </w:rPr>
        <w:t>Foi usado em......</w:t>
      </w:r>
    </w:p>
    <w:p w:rsidR="007C07FD" w:rsidRDefault="007C07FD" w:rsidP="002816C1">
      <w:pPr>
        <w:spacing w:line="360" w:lineRule="auto"/>
        <w:jc w:val="both"/>
      </w:pPr>
      <w:r w:rsidRPr="008D6B36">
        <w:t xml:space="preserve">Link: </w:t>
      </w:r>
      <w:r w:rsidR="008D6B36" w:rsidRPr="008D6B36">
        <w:t>https://rubygems.org/gems/sass-rails</w:t>
      </w:r>
    </w:p>
    <w:p w:rsidR="007C07FD" w:rsidRDefault="007C07FD" w:rsidP="002816C1">
      <w:pPr>
        <w:spacing w:line="360" w:lineRule="auto"/>
        <w:jc w:val="both"/>
      </w:pPr>
    </w:p>
    <w:p w:rsidR="007C07FD" w:rsidRDefault="007C07FD" w:rsidP="002816C1">
      <w:pPr>
        <w:pStyle w:val="Ttulo4"/>
        <w:numPr>
          <w:ilvl w:val="0"/>
          <w:numId w:val="0"/>
        </w:numPr>
        <w:spacing w:line="360" w:lineRule="auto"/>
        <w:jc w:val="both"/>
      </w:pPr>
      <w:proofErr w:type="spellStart"/>
      <w:r w:rsidRPr="007C07FD">
        <w:lastRenderedPageBreak/>
        <w:t>kaminari</w:t>
      </w:r>
      <w:proofErr w:type="spellEnd"/>
    </w:p>
    <w:p w:rsidR="002F0990" w:rsidRDefault="00C17E14" w:rsidP="002816C1">
      <w:pPr>
        <w:spacing w:line="360" w:lineRule="auto"/>
        <w:jc w:val="both"/>
      </w:pPr>
      <w:r>
        <w:t xml:space="preserve">O </w:t>
      </w:r>
      <w:proofErr w:type="spellStart"/>
      <w:r>
        <w:t>kaminari</w:t>
      </w:r>
      <w:proofErr w:type="spellEnd"/>
      <w:r>
        <w:t xml:space="preserve"> é uma biblioteca de paginação Scope, </w:t>
      </w:r>
      <w:r w:rsidR="002F0990">
        <w:t xml:space="preserve">limpa e poderosa, com poder de ser </w:t>
      </w:r>
      <w:del w:id="211" w:author="Latitude" w:date="2017-01-23T22:42:00Z">
        <w:r w:rsidR="002F0990" w:rsidDel="00EA5AC1">
          <w:delText>prosonalizada</w:delText>
        </w:r>
      </w:del>
      <w:ins w:id="212" w:author="Latitude" w:date="2017-01-23T22:42:00Z">
        <w:r w:rsidR="00EA5AC1">
          <w:t>personalizada</w:t>
        </w:r>
      </w:ins>
      <w:r w:rsidR="002F0990">
        <w:t xml:space="preserve"> e sofist</w:t>
      </w:r>
      <w:ins w:id="213" w:author="Latitude" w:date="2017-01-23T22:43:00Z">
        <w:r w:rsidR="00EA5AC1">
          <w:t>ic</w:t>
        </w:r>
      </w:ins>
      <w:r w:rsidR="002F0990">
        <w:t xml:space="preserve">ada, serve para criar </w:t>
      </w:r>
      <w:del w:id="214" w:author="Latitude" w:date="2017-01-23T22:43:00Z">
        <w:r w:rsidR="002F0990" w:rsidDel="00EA5AC1">
          <w:delText>paginas</w:delText>
        </w:r>
      </w:del>
      <w:ins w:id="215" w:author="Latitude" w:date="2017-01-23T22:43:00Z">
        <w:r w:rsidR="00EA5AC1">
          <w:t>páginas</w:t>
        </w:r>
      </w:ins>
      <w:r w:rsidR="002F0990">
        <w:t xml:space="preserve"> dinâmicas de vistas com os limites definidos. </w:t>
      </w:r>
      <w:r w:rsidR="002F0990" w:rsidRPr="002F0990">
        <w:rPr>
          <w:highlight w:val="yellow"/>
        </w:rPr>
        <w:t>Foi usada ........</w:t>
      </w:r>
    </w:p>
    <w:p w:rsidR="007C07FD" w:rsidRDefault="002F0990" w:rsidP="002816C1">
      <w:pPr>
        <w:spacing w:line="360" w:lineRule="auto"/>
        <w:jc w:val="both"/>
      </w:pPr>
      <w:r>
        <w:t xml:space="preserve">Link:  </w:t>
      </w:r>
      <w:hyperlink r:id="rId28" w:history="1">
        <w:r w:rsidRPr="00D012FF">
          <w:rPr>
            <w:rStyle w:val="Hiperligao"/>
          </w:rPr>
          <w:t>https://rubygems.org/gems/kaminari</w:t>
        </w:r>
      </w:hyperlink>
    </w:p>
    <w:p w:rsidR="007C07FD" w:rsidRDefault="007C07FD" w:rsidP="002816C1">
      <w:pPr>
        <w:spacing w:line="360" w:lineRule="auto"/>
        <w:jc w:val="both"/>
      </w:pPr>
    </w:p>
    <w:p w:rsidR="007C07FD" w:rsidRDefault="007C07FD" w:rsidP="00182BB7"/>
    <w:p w:rsidR="00913BDA" w:rsidRDefault="00913BDA" w:rsidP="00182BB7"/>
    <w:p w:rsidR="00913BDA" w:rsidRDefault="00913BDA" w:rsidP="00182BB7"/>
    <w:p w:rsidR="00913BDA" w:rsidRDefault="00913BDA" w:rsidP="00182BB7"/>
    <w:p w:rsidR="00913BDA" w:rsidRDefault="00913BDA" w:rsidP="00182BB7"/>
    <w:p w:rsidR="00913BDA" w:rsidRDefault="00913BDA" w:rsidP="00182BB7"/>
    <w:p w:rsidR="00913BDA" w:rsidRDefault="00913BDA" w:rsidP="00182BB7"/>
    <w:p w:rsidR="00913BDA" w:rsidRDefault="00913BDA" w:rsidP="00182BB7"/>
    <w:p w:rsidR="00913BDA" w:rsidRPr="00182BB7" w:rsidRDefault="00913BDA" w:rsidP="00182BB7"/>
    <w:p w:rsidR="00182BB7" w:rsidRDefault="00182BB7" w:rsidP="00182BB7">
      <w:pPr>
        <w:pStyle w:val="Ttulo3"/>
      </w:pPr>
      <w:bookmarkStart w:id="216" w:name="_Toc472457977"/>
      <w:r>
        <w:t>Modelos</w:t>
      </w:r>
      <w:bookmarkEnd w:id="216"/>
    </w:p>
    <w:p w:rsidR="000F5DA1" w:rsidRPr="001F1A08" w:rsidRDefault="002F0990" w:rsidP="001F1A08">
      <w:pPr>
        <w:spacing w:line="360" w:lineRule="auto"/>
        <w:jc w:val="both"/>
      </w:pPr>
      <w:r w:rsidRPr="001F1A08">
        <w:t xml:space="preserve">Os modelos </w:t>
      </w:r>
      <w:r w:rsidR="001F1A08" w:rsidRPr="001F1A08">
        <w:t>corresponde</w:t>
      </w:r>
      <w:r w:rsidR="001F1A08">
        <w:t>m</w:t>
      </w:r>
      <w:r w:rsidR="001F1A08" w:rsidRPr="001F1A08">
        <w:t xml:space="preserve"> a todos os </w:t>
      </w:r>
      <w:r w:rsidRPr="001F1A08">
        <w:t>dados</w:t>
      </w:r>
      <w:r w:rsidR="001F1A08" w:rsidRPr="001F1A08">
        <w:t xml:space="preserve"> relacionados que estão a ser transferidos entre os </w:t>
      </w:r>
      <w:proofErr w:type="spellStart"/>
      <w:r w:rsidR="001F1A08" w:rsidRPr="001F1A08">
        <w:t>views</w:t>
      </w:r>
      <w:proofErr w:type="spellEnd"/>
      <w:r w:rsidR="001F1A08" w:rsidRPr="001F1A08">
        <w:t xml:space="preserve"> e os </w:t>
      </w:r>
      <w:proofErr w:type="spellStart"/>
      <w:r w:rsidR="001F1A08" w:rsidRPr="001F1A08">
        <w:t>controllers</w:t>
      </w:r>
      <w:proofErr w:type="spellEnd"/>
      <w:r w:rsidR="001F1A08" w:rsidRPr="001F1A08">
        <w:t>.</w:t>
      </w:r>
      <w:r w:rsidRPr="001F1A08">
        <w:t xml:space="preserve"> </w:t>
      </w:r>
    </w:p>
    <w:p w:rsidR="000F5DA1" w:rsidRDefault="00341E8B" w:rsidP="00182BB7">
      <w:pPr>
        <w:rPr>
          <w:highlight w:val="yellow"/>
        </w:rPr>
      </w:pPr>
      <w:r>
        <w:rPr>
          <w:noProof/>
          <w:highlight w:val="yellow"/>
        </w:rPr>
        <w:lastRenderedPageBreak/>
        <w:drawing>
          <wp:inline distT="0" distB="0" distL="0" distR="0">
            <wp:extent cx="5393055" cy="7298055"/>
            <wp:effectExtent l="0" t="0" r="0" b="0"/>
            <wp:docPr id="13" name="Imagem 13" descr="../../../Desktop/model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models_complet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729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20" w:rsidRPr="00341E8B" w:rsidRDefault="004E7E20" w:rsidP="00182BB7"/>
    <w:p w:rsidR="004E7E20" w:rsidRPr="00341E8B" w:rsidRDefault="00341E8B" w:rsidP="00341E8B">
      <w:pPr>
        <w:jc w:val="center"/>
      </w:pPr>
      <w:r w:rsidRPr="00341E8B">
        <w:t>fig.</w:t>
      </w:r>
      <w:r w:rsidR="00913BDA">
        <w:t>7</w:t>
      </w:r>
      <w:r w:rsidRPr="00341E8B">
        <w:t xml:space="preserve"> – </w:t>
      </w:r>
      <w:r>
        <w:t>D</w:t>
      </w:r>
      <w:r w:rsidRPr="00341E8B">
        <w:t>iagrama dos Modelos</w:t>
      </w:r>
    </w:p>
    <w:p w:rsidR="004E7E20" w:rsidRDefault="004E7E20" w:rsidP="00182BB7">
      <w:pPr>
        <w:rPr>
          <w:highlight w:val="yellow"/>
        </w:rPr>
      </w:pPr>
    </w:p>
    <w:p w:rsidR="00182BB7" w:rsidRDefault="00182BB7" w:rsidP="00182BB7"/>
    <w:p w:rsidR="00182BB7" w:rsidRDefault="00182BB7" w:rsidP="00182BB7">
      <w:pPr>
        <w:pStyle w:val="Ttulo3"/>
      </w:pPr>
      <w:bookmarkStart w:id="217" w:name="_Toc472457978"/>
      <w:r>
        <w:lastRenderedPageBreak/>
        <w:t>Controladores</w:t>
      </w:r>
      <w:bookmarkEnd w:id="217"/>
    </w:p>
    <w:p w:rsidR="000F5DA1" w:rsidRDefault="002F0990" w:rsidP="002F0990">
      <w:pPr>
        <w:spacing w:line="360" w:lineRule="auto"/>
        <w:jc w:val="both"/>
      </w:pPr>
      <w:r w:rsidRPr="002F0990">
        <w:t xml:space="preserve">Os controladores funcionam como uma interface entre os </w:t>
      </w:r>
      <w:proofErr w:type="spellStart"/>
      <w:r w:rsidRPr="002F0990">
        <w:t>model</w:t>
      </w:r>
      <w:proofErr w:type="spellEnd"/>
      <w:r w:rsidRPr="002F0990">
        <w:t xml:space="preserve"> e </w:t>
      </w:r>
      <w:proofErr w:type="spellStart"/>
      <w:r w:rsidRPr="002F0990">
        <w:t>views</w:t>
      </w:r>
      <w:proofErr w:type="spellEnd"/>
      <w:r w:rsidRPr="002F0990">
        <w:t xml:space="preserve">, para processar todas as solicitações feitas do utilizador, manipula os dados usando os </w:t>
      </w:r>
      <w:proofErr w:type="spellStart"/>
      <w:r w:rsidRPr="002F0990">
        <w:t>models</w:t>
      </w:r>
      <w:proofErr w:type="spellEnd"/>
      <w:r w:rsidRPr="002F0990">
        <w:t xml:space="preserve"> e interagem com os </w:t>
      </w:r>
      <w:proofErr w:type="spellStart"/>
      <w:r w:rsidRPr="002F0990">
        <w:t>views</w:t>
      </w:r>
      <w:proofErr w:type="spellEnd"/>
      <w:r w:rsidRPr="002F0990">
        <w:t xml:space="preserve">. </w:t>
      </w:r>
      <w:r w:rsidR="00182BB7" w:rsidRPr="002F0990">
        <w:t xml:space="preserve"> </w:t>
      </w:r>
    </w:p>
    <w:p w:rsidR="00233A90" w:rsidRDefault="00233A90" w:rsidP="002F0990">
      <w:pPr>
        <w:spacing w:line="360" w:lineRule="auto"/>
        <w:jc w:val="both"/>
      </w:pPr>
    </w:p>
    <w:p w:rsidR="004E7E20" w:rsidRDefault="00233A90" w:rsidP="002F0990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393055" cy="5647055"/>
            <wp:effectExtent l="0" t="0" r="0" b="0"/>
            <wp:docPr id="12" name="Imagem 12" descr="../../../Desktop/controller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controllers_complete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55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20" w:rsidRDefault="004E7E20" w:rsidP="00182BB7"/>
    <w:p w:rsidR="00233A90" w:rsidRDefault="00341E8B" w:rsidP="00341E8B">
      <w:pPr>
        <w:jc w:val="center"/>
      </w:pPr>
      <w:r>
        <w:t>fig.</w:t>
      </w:r>
      <w:r w:rsidR="00913BDA">
        <w:t>8</w:t>
      </w:r>
      <w:r>
        <w:t xml:space="preserve"> – Diagrama dos controladores</w:t>
      </w:r>
    </w:p>
    <w:p w:rsidR="00233A90" w:rsidRDefault="00233A90" w:rsidP="00182BB7"/>
    <w:p w:rsidR="00233A90" w:rsidRDefault="00233A90" w:rsidP="00182BB7"/>
    <w:p w:rsidR="00233A90" w:rsidRDefault="00233A90" w:rsidP="00182BB7"/>
    <w:p w:rsidR="00233A90" w:rsidRDefault="00233A90" w:rsidP="00182BB7"/>
    <w:p w:rsidR="00233A90" w:rsidRDefault="00233A90" w:rsidP="00182BB7"/>
    <w:p w:rsidR="00233A90" w:rsidRDefault="00233A90" w:rsidP="00182BB7"/>
    <w:p w:rsidR="00182BB7" w:rsidRPr="00182BB7" w:rsidRDefault="00182BB7" w:rsidP="00182BB7">
      <w:pPr>
        <w:pStyle w:val="Ttulo3"/>
      </w:pPr>
      <w:bookmarkStart w:id="218" w:name="_Toc472457979"/>
      <w:r>
        <w:lastRenderedPageBreak/>
        <w:t>Vistas</w:t>
      </w:r>
      <w:bookmarkEnd w:id="218"/>
    </w:p>
    <w:p w:rsidR="00182BB7" w:rsidRDefault="001F1A08" w:rsidP="00182BB7">
      <w:r>
        <w:t xml:space="preserve">As </w:t>
      </w:r>
      <w:proofErr w:type="spellStart"/>
      <w:r>
        <w:t>views</w:t>
      </w:r>
      <w:proofErr w:type="spellEnd"/>
      <w:r>
        <w:t xml:space="preserve"> são usadas para toda a lógica da estrutura do aplicativo, ou seja, o que o utilizador pode interagir.</w:t>
      </w:r>
    </w:p>
    <w:p w:rsidR="00C320A1" w:rsidRDefault="00C320A1" w:rsidP="00182BB7"/>
    <w:p w:rsidR="001D66CC" w:rsidRDefault="001D66CC" w:rsidP="00182BB7"/>
    <w:p w:rsidR="001D66CC" w:rsidRPr="007B23EA" w:rsidRDefault="001F1A08" w:rsidP="001D66CC">
      <w:pPr>
        <w:spacing w:line="360" w:lineRule="auto"/>
        <w:jc w:val="both"/>
        <w:rPr>
          <w:i/>
          <w:u w:val="single"/>
        </w:rPr>
      </w:pPr>
      <w:r>
        <w:rPr>
          <w:i/>
          <w:u w:val="single"/>
        </w:rPr>
        <w:t>Página inicial</w:t>
      </w:r>
      <w:r w:rsidR="001D66CC" w:rsidRPr="007B23EA">
        <w:rPr>
          <w:i/>
          <w:u w:val="single"/>
        </w:rPr>
        <w:t>:</w:t>
      </w:r>
    </w:p>
    <w:p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4973955" cy="2699127"/>
            <wp:effectExtent l="203200" t="203200" r="410845" b="400050"/>
            <wp:docPr id="48" name="Imagem 48" descr="../Captura%20de%20ecrã%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aptura%20de%20ecrã%20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76" cy="27049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66CC" w:rsidRDefault="001D66CC" w:rsidP="001D66CC">
      <w:pPr>
        <w:spacing w:line="360" w:lineRule="auto"/>
        <w:jc w:val="center"/>
      </w:pPr>
      <w:r>
        <w:t>fig.</w:t>
      </w:r>
      <w:r w:rsidR="00913BDA">
        <w:t>9</w:t>
      </w:r>
      <w:r>
        <w:t xml:space="preserve"> – Design da pagina inicial</w:t>
      </w:r>
    </w:p>
    <w:p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Login:</w:t>
      </w:r>
    </w:p>
    <w:p w:rsidR="001D66CC" w:rsidRDefault="001D66CC" w:rsidP="001D66C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299335" cy="2068426"/>
            <wp:effectExtent l="203200" t="203200" r="418465" b="395605"/>
            <wp:docPr id="59" name="Imagem 59" descr="../Captura%20de%20ecrã%2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Captura%20de%20ecrã%2013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774" cy="20787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66CC" w:rsidRDefault="001D66CC" w:rsidP="001D66CC">
      <w:pPr>
        <w:spacing w:line="360" w:lineRule="auto"/>
        <w:jc w:val="center"/>
      </w:pPr>
      <w:r>
        <w:t>fig.</w:t>
      </w:r>
      <w:r w:rsidR="00913BDA">
        <w:t>10</w:t>
      </w:r>
      <w:r>
        <w:t xml:space="preserve"> – login de orientadores</w:t>
      </w:r>
    </w:p>
    <w:p w:rsidR="001D66CC" w:rsidRDefault="001D66CC" w:rsidP="001D66CC">
      <w:pPr>
        <w:spacing w:line="360" w:lineRule="auto"/>
        <w:jc w:val="both"/>
      </w:pPr>
    </w:p>
    <w:p w:rsidR="00913BDA" w:rsidRDefault="00913BDA" w:rsidP="001D66CC">
      <w:pPr>
        <w:spacing w:line="360" w:lineRule="auto"/>
        <w:jc w:val="both"/>
      </w:pPr>
    </w:p>
    <w:p w:rsidR="00913BDA" w:rsidRDefault="00913BDA" w:rsidP="001D66CC">
      <w:pPr>
        <w:spacing w:line="360" w:lineRule="auto"/>
        <w:jc w:val="both"/>
      </w:pPr>
    </w:p>
    <w:p w:rsidR="001D66CC" w:rsidRPr="00AE4B4B" w:rsidRDefault="001D66CC" w:rsidP="001D66CC">
      <w:pPr>
        <w:spacing w:line="360" w:lineRule="auto"/>
        <w:jc w:val="both"/>
        <w:rPr>
          <w:i/>
          <w:u w:val="single"/>
        </w:rPr>
      </w:pPr>
      <w:r w:rsidRPr="00AE4B4B">
        <w:rPr>
          <w:i/>
          <w:u w:val="single"/>
        </w:rPr>
        <w:lastRenderedPageBreak/>
        <w:t>Novo Projeto:</w:t>
      </w:r>
    </w:p>
    <w:p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394960" cy="2903220"/>
            <wp:effectExtent l="203200" t="203200" r="396240" b="398780"/>
            <wp:docPr id="56" name="Imagem 56" descr="../Captura%20de%20ecrã%2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Captura%20de%20ecrã%201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0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66CC" w:rsidRDefault="001D66CC" w:rsidP="001D66CC">
      <w:pPr>
        <w:spacing w:line="360" w:lineRule="auto"/>
        <w:jc w:val="center"/>
      </w:pPr>
      <w:r>
        <w:t>fig.</w:t>
      </w:r>
      <w:r w:rsidR="00913BDA">
        <w:t>11</w:t>
      </w:r>
      <w:r>
        <w:t xml:space="preserve"> – Adicionar novo projeto</w:t>
      </w:r>
    </w:p>
    <w:p w:rsidR="001D66CC" w:rsidRDefault="001D66CC" w:rsidP="001D66CC">
      <w:pPr>
        <w:spacing w:line="360" w:lineRule="auto"/>
        <w:jc w:val="both"/>
      </w:pPr>
    </w:p>
    <w:p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Administração:</w:t>
      </w:r>
    </w:p>
    <w:p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4974802" cy="2779416"/>
            <wp:effectExtent l="203200" t="203200" r="410210" b="395605"/>
            <wp:docPr id="55" name="Imagem 55" descr="../Captura%20de%20ecrã%2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Captura%20de%20ecrã%201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51" cy="27803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66CC" w:rsidRDefault="001D66CC" w:rsidP="001D66CC">
      <w:pPr>
        <w:spacing w:line="360" w:lineRule="auto"/>
        <w:jc w:val="center"/>
      </w:pPr>
      <w:r>
        <w:t>fig.</w:t>
      </w:r>
      <w:r w:rsidR="00913BDA">
        <w:t xml:space="preserve">12 </w:t>
      </w:r>
      <w:r>
        <w:t>- Administração</w:t>
      </w:r>
    </w:p>
    <w:p w:rsidR="001D66CC" w:rsidRDefault="001D66CC" w:rsidP="001D66CC">
      <w:pPr>
        <w:spacing w:line="360" w:lineRule="auto"/>
        <w:jc w:val="both"/>
      </w:pPr>
    </w:p>
    <w:p w:rsidR="00913BDA" w:rsidRDefault="00913BDA" w:rsidP="001D66CC">
      <w:pPr>
        <w:spacing w:line="360" w:lineRule="auto"/>
        <w:jc w:val="both"/>
      </w:pPr>
    </w:p>
    <w:p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lastRenderedPageBreak/>
        <w:t>Escolas:</w:t>
      </w:r>
    </w:p>
    <w:p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387340" cy="2994660"/>
            <wp:effectExtent l="203200" t="203200" r="403860" b="408940"/>
            <wp:docPr id="58" name="Imagem 58" descr="../Captura%20de%20ecrã%2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Captura%20de%20ecrã%201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29946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66CC" w:rsidRPr="00122914" w:rsidRDefault="001D66CC" w:rsidP="001D66CC">
      <w:pPr>
        <w:spacing w:line="360" w:lineRule="auto"/>
        <w:jc w:val="center"/>
      </w:pPr>
      <w:r>
        <w:t>fig.</w:t>
      </w:r>
      <w:r w:rsidR="00913BDA">
        <w:t>13</w:t>
      </w:r>
      <w:r>
        <w:t xml:space="preserve"> – Nova escola</w:t>
      </w:r>
    </w:p>
    <w:p w:rsidR="001D66CC" w:rsidRPr="007B23EA" w:rsidRDefault="001D66CC" w:rsidP="001D66CC">
      <w:pPr>
        <w:spacing w:line="360" w:lineRule="auto"/>
        <w:jc w:val="both"/>
        <w:rPr>
          <w:i/>
          <w:u w:val="single"/>
        </w:rPr>
      </w:pPr>
      <w:r w:rsidRPr="007B23EA">
        <w:rPr>
          <w:i/>
          <w:u w:val="single"/>
        </w:rPr>
        <w:t>Cursos</w:t>
      </w:r>
      <w:r>
        <w:rPr>
          <w:i/>
          <w:u w:val="single"/>
        </w:rPr>
        <w:t xml:space="preserve"> / Disciplina</w:t>
      </w:r>
      <w:r w:rsidRPr="007B23EA">
        <w:rPr>
          <w:i/>
          <w:u w:val="single"/>
        </w:rPr>
        <w:t>:</w:t>
      </w:r>
    </w:p>
    <w:p w:rsidR="001D66CC" w:rsidRDefault="001D66CC" w:rsidP="001D66CC">
      <w:pPr>
        <w:spacing w:line="360" w:lineRule="auto"/>
        <w:jc w:val="both"/>
      </w:pPr>
      <w:r>
        <w:rPr>
          <w:noProof/>
        </w:rPr>
        <w:drawing>
          <wp:inline distT="0" distB="0" distL="0" distR="0">
            <wp:extent cx="5394960" cy="2926080"/>
            <wp:effectExtent l="203200" t="203200" r="396240" b="401320"/>
            <wp:docPr id="57" name="Imagem 57" descr="../Captura%20de%20ecrã%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Captura%20de%20ecrã%20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926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66CC" w:rsidRDefault="001D66CC" w:rsidP="001D66CC">
      <w:pPr>
        <w:spacing w:line="360" w:lineRule="auto"/>
        <w:jc w:val="center"/>
      </w:pPr>
      <w:r>
        <w:t>fig.</w:t>
      </w:r>
      <w:r w:rsidR="00913BDA">
        <w:t>14</w:t>
      </w:r>
      <w:r>
        <w:t xml:space="preserve"> – Novo Curso</w:t>
      </w:r>
    </w:p>
    <w:p w:rsidR="001D66CC" w:rsidRDefault="001D66CC" w:rsidP="00182BB7"/>
    <w:p w:rsidR="001D66CC" w:rsidRDefault="001D66CC" w:rsidP="00182BB7"/>
    <w:p w:rsidR="00C320A1" w:rsidRDefault="00C320A1" w:rsidP="00C320A1">
      <w:pPr>
        <w:pStyle w:val="Ttulo3"/>
      </w:pPr>
      <w:bookmarkStart w:id="219" w:name="_Toc472457980"/>
      <w:r>
        <w:lastRenderedPageBreak/>
        <w:t>Como experimentar / colaborar?</w:t>
      </w:r>
      <w:bookmarkEnd w:id="219"/>
    </w:p>
    <w:p w:rsidR="00C320A1" w:rsidRPr="00691C83" w:rsidRDefault="00C320A1" w:rsidP="00691C83">
      <w:pPr>
        <w:spacing w:line="360" w:lineRule="auto"/>
      </w:pPr>
      <w:r w:rsidRPr="00691C83">
        <w:t>Pode experimentar o proje</w:t>
      </w:r>
      <w:del w:id="220" w:author="Latitude" w:date="2017-01-23T22:43:00Z">
        <w:r w:rsidRPr="00691C83" w:rsidDel="00EA5AC1">
          <w:delText>c</w:delText>
        </w:r>
      </w:del>
      <w:r w:rsidRPr="00691C83">
        <w:t>to ou participar no desenvolvimento fazendo:</w:t>
      </w:r>
    </w:p>
    <w:p w:rsidR="00C320A1" w:rsidRPr="00896186" w:rsidRDefault="00C320A1" w:rsidP="00691C83">
      <w:pPr>
        <w:spacing w:line="360" w:lineRule="auto"/>
      </w:pPr>
      <w:r w:rsidRPr="00896186">
        <w:t xml:space="preserve">Instalar </w:t>
      </w:r>
      <w:proofErr w:type="spellStart"/>
      <w:r w:rsidRPr="00896186">
        <w:t>vagrant</w:t>
      </w:r>
      <w:proofErr w:type="spellEnd"/>
      <w:r w:rsidRPr="00896186">
        <w:t xml:space="preserve"> e </w:t>
      </w:r>
      <w:proofErr w:type="spellStart"/>
      <w:r w:rsidRPr="00896186">
        <w:t>virtualbox</w:t>
      </w:r>
      <w:proofErr w:type="spellEnd"/>
    </w:p>
    <w:p w:rsidR="00691C83" w:rsidRPr="00896186" w:rsidRDefault="00691C83" w:rsidP="00691C83">
      <w:pPr>
        <w:spacing w:line="360" w:lineRule="auto"/>
      </w:pPr>
      <w:proofErr w:type="spellStart"/>
      <w:r w:rsidRPr="00896186">
        <w:t>Vagrant</w:t>
      </w:r>
      <w:proofErr w:type="spellEnd"/>
      <w:r w:rsidRPr="00896186">
        <w:t xml:space="preserve">: </w:t>
      </w:r>
      <w:hyperlink r:id="rId37" w:history="1">
        <w:r w:rsidR="00896186" w:rsidRPr="00896186">
          <w:rPr>
            <w:rStyle w:val="Hiperligao"/>
          </w:rPr>
          <w:t>https://www.vagrantup.com/downloads.html</w:t>
        </w:r>
      </w:hyperlink>
    </w:p>
    <w:p w:rsidR="00691C83" w:rsidRPr="00896186" w:rsidRDefault="00691C83" w:rsidP="00691C83">
      <w:pPr>
        <w:spacing w:line="360" w:lineRule="auto"/>
      </w:pPr>
      <w:proofErr w:type="spellStart"/>
      <w:r w:rsidRPr="00896186">
        <w:t>VirtualBox</w:t>
      </w:r>
      <w:proofErr w:type="spellEnd"/>
      <w:r w:rsidRPr="00896186">
        <w:t>:</w:t>
      </w:r>
      <w:r w:rsidR="00896186" w:rsidRPr="00896186">
        <w:t xml:space="preserve"> </w:t>
      </w:r>
      <w:hyperlink r:id="rId38" w:history="1">
        <w:r w:rsidR="00896186" w:rsidRPr="00896186">
          <w:rPr>
            <w:rStyle w:val="Hiperligao"/>
          </w:rPr>
          <w:t>https://www.virtualbox.org/wiki/Downloads</w:t>
        </w:r>
      </w:hyperlink>
    </w:p>
    <w:p w:rsidR="00C320A1" w:rsidRPr="00896186" w:rsidRDefault="00C320A1" w:rsidP="00691C83">
      <w:pPr>
        <w:spacing w:line="360" w:lineRule="auto"/>
      </w:pPr>
      <w:proofErr w:type="spellStart"/>
      <w:r w:rsidRPr="00896186">
        <w:t>Git</w:t>
      </w:r>
      <w:proofErr w:type="spellEnd"/>
      <w:r w:rsidRPr="00896186">
        <w:t xml:space="preserve"> clone</w:t>
      </w:r>
      <w:r w:rsidR="00896186" w:rsidRPr="00896186">
        <w:t xml:space="preserve"> : </w:t>
      </w:r>
      <w:hyperlink r:id="rId39" w:history="1">
        <w:r w:rsidR="00896186" w:rsidRPr="00896186">
          <w:rPr>
            <w:rStyle w:val="Hiperligao"/>
          </w:rPr>
          <w:t>https://github.com/nelsonmpg/IPTomar-MEI-IoT-ES.git</w:t>
        </w:r>
      </w:hyperlink>
    </w:p>
    <w:p w:rsidR="00896186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Modo</w:t>
      </w:r>
      <w:proofErr w:type="spellEnd"/>
      <w:r w:rsidRPr="00896186">
        <w:rPr>
          <w:lang w:val="en-US"/>
        </w:rPr>
        <w:t xml:space="preserve"> de </w:t>
      </w:r>
      <w:proofErr w:type="spellStart"/>
      <w:r w:rsidRPr="00896186">
        <w:rPr>
          <w:lang w:val="en-US"/>
        </w:rPr>
        <w:t>utilização</w:t>
      </w:r>
      <w:proofErr w:type="spellEnd"/>
      <w:r w:rsidRPr="00896186">
        <w:rPr>
          <w:lang w:val="en-US"/>
        </w:rPr>
        <w:t>:</w:t>
      </w:r>
    </w:p>
    <w:p w:rsidR="00896186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Abrir</w:t>
      </w:r>
      <w:proofErr w:type="spellEnd"/>
      <w:r w:rsidRPr="00896186">
        <w:rPr>
          <w:lang w:val="en-US"/>
        </w:rPr>
        <w:t xml:space="preserve"> a </w:t>
      </w:r>
      <w:proofErr w:type="spellStart"/>
      <w:r w:rsidRPr="00896186">
        <w:rPr>
          <w:lang w:val="en-US"/>
        </w:rPr>
        <w:t>consola</w:t>
      </w:r>
      <w:proofErr w:type="spellEnd"/>
      <w:r w:rsidRPr="00896186">
        <w:rPr>
          <w:lang w:val="en-US"/>
        </w:rPr>
        <w:t xml:space="preserve"> </w:t>
      </w:r>
    </w:p>
    <w:p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cd</w:t>
      </w:r>
      <w:proofErr w:type="spellEnd"/>
      <w:r w:rsidRPr="00896186">
        <w:rPr>
          <w:lang w:val="en-US"/>
        </w:rPr>
        <w:t xml:space="preserve"> ~/</w:t>
      </w:r>
      <w:proofErr w:type="spellStart"/>
      <w:r w:rsidRPr="00896186">
        <w:rPr>
          <w:lang w:val="en-US"/>
        </w:rPr>
        <w:t>IPTomar</w:t>
      </w:r>
      <w:proofErr w:type="spellEnd"/>
      <w:r w:rsidRPr="00896186">
        <w:rPr>
          <w:lang w:val="en-US"/>
        </w:rPr>
        <w:t>-MEI-</w:t>
      </w:r>
      <w:proofErr w:type="spellStart"/>
      <w:r w:rsidRPr="00896186">
        <w:rPr>
          <w:lang w:val="en-US"/>
        </w:rPr>
        <w:t>IoT</w:t>
      </w:r>
      <w:proofErr w:type="spellEnd"/>
      <w:r w:rsidRPr="00896186">
        <w:rPr>
          <w:lang w:val="en-US"/>
        </w:rPr>
        <w:t>-ES/</w:t>
      </w:r>
      <w:proofErr w:type="spellStart"/>
      <w:r w:rsidRPr="00896186">
        <w:rPr>
          <w:lang w:val="en-US"/>
        </w:rPr>
        <w:t>ProjectSubmit</w:t>
      </w:r>
      <w:proofErr w:type="spellEnd"/>
      <w:r w:rsidRPr="00896186">
        <w:rPr>
          <w:lang w:val="en-US"/>
        </w:rPr>
        <w:t>/</w:t>
      </w:r>
    </w:p>
    <w:p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vagrant up</w:t>
      </w:r>
    </w:p>
    <w:p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vagrant </w:t>
      </w:r>
      <w:proofErr w:type="spellStart"/>
      <w:r w:rsidRPr="00896186">
        <w:rPr>
          <w:lang w:val="en-US"/>
        </w:rPr>
        <w:t>ssh</w:t>
      </w:r>
      <w:proofErr w:type="spellEnd"/>
    </w:p>
    <w:p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cd /vagrant</w:t>
      </w:r>
    </w:p>
    <w:p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bundle install</w:t>
      </w:r>
    </w:p>
    <w:p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proofErr w:type="spellStart"/>
      <w:r w:rsidRPr="00896186">
        <w:rPr>
          <w:lang w:val="en-US"/>
        </w:rPr>
        <w:t>sudo</w:t>
      </w:r>
      <w:proofErr w:type="spellEnd"/>
      <w:r w:rsidRPr="00896186">
        <w:rPr>
          <w:lang w:val="en-US"/>
        </w:rPr>
        <w:t xml:space="preserve"> apt-get install </w:t>
      </w:r>
      <w:proofErr w:type="spellStart"/>
      <w:r w:rsidRPr="00896186">
        <w:rPr>
          <w:lang w:val="en-US"/>
        </w:rPr>
        <w:t>imagemagick</w:t>
      </w:r>
      <w:proofErr w:type="spellEnd"/>
      <w:r w:rsidRPr="00896186">
        <w:rPr>
          <w:lang w:val="en-US"/>
        </w:rPr>
        <w:t xml:space="preserve"> –y</w:t>
      </w:r>
    </w:p>
    <w:p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rails </w:t>
      </w:r>
      <w:proofErr w:type="spellStart"/>
      <w:r w:rsidRPr="00896186">
        <w:rPr>
          <w:lang w:val="en-US"/>
        </w:rPr>
        <w:t>db:setup</w:t>
      </w:r>
      <w:proofErr w:type="spellEnd"/>
    </w:p>
    <w:p w:rsidR="00896186" w:rsidRPr="00896186" w:rsidRDefault="00896186" w:rsidP="00896186">
      <w:pPr>
        <w:pStyle w:val="PargrafodaLista"/>
        <w:numPr>
          <w:ilvl w:val="1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>rails s –b0.0.0.0</w:t>
      </w:r>
    </w:p>
    <w:p w:rsidR="00896186" w:rsidRPr="00896186" w:rsidRDefault="00896186" w:rsidP="00896186">
      <w:pPr>
        <w:spacing w:line="360" w:lineRule="auto"/>
        <w:rPr>
          <w:lang w:val="en-US"/>
        </w:rPr>
      </w:pPr>
    </w:p>
    <w:p w:rsidR="00AF5B47" w:rsidRPr="00896186" w:rsidRDefault="00896186" w:rsidP="00896186">
      <w:pPr>
        <w:pStyle w:val="PargrafodaLista"/>
        <w:numPr>
          <w:ilvl w:val="0"/>
          <w:numId w:val="22"/>
        </w:numPr>
        <w:spacing w:line="360" w:lineRule="auto"/>
        <w:rPr>
          <w:lang w:val="en-US"/>
        </w:rPr>
      </w:pPr>
      <w:r w:rsidRPr="00896186">
        <w:rPr>
          <w:lang w:val="en-US"/>
        </w:rPr>
        <w:t xml:space="preserve">No browser </w:t>
      </w:r>
      <w:proofErr w:type="spellStart"/>
      <w:r w:rsidRPr="00896186">
        <w:rPr>
          <w:lang w:val="en-US"/>
        </w:rPr>
        <w:t>escre</w:t>
      </w:r>
      <w:bookmarkStart w:id="221" w:name="_GoBack"/>
      <w:bookmarkEnd w:id="221"/>
      <w:r w:rsidRPr="00896186">
        <w:rPr>
          <w:lang w:val="en-US"/>
        </w:rPr>
        <w:t>ver</w:t>
      </w:r>
      <w:proofErr w:type="spellEnd"/>
      <w:r w:rsidRPr="00896186">
        <w:rPr>
          <w:lang w:val="en-US"/>
        </w:rPr>
        <w:t>: localhost:3000</w:t>
      </w:r>
    </w:p>
    <w:p w:rsidR="001D112B" w:rsidRPr="003B4623" w:rsidRDefault="003B4623" w:rsidP="003B4623">
      <w:pPr>
        <w:pStyle w:val="Ttulo1"/>
        <w:rPr>
          <w:lang w:val="en-US"/>
        </w:rPr>
      </w:pPr>
      <w:bookmarkStart w:id="222" w:name="_Toc472457981"/>
      <w:r>
        <w:t>Conclusão</w:t>
      </w:r>
      <w:bookmarkEnd w:id="222"/>
    </w:p>
    <w:p w:rsidR="001D112B" w:rsidRDefault="00EA719A" w:rsidP="00166103">
      <w:pPr>
        <w:spacing w:line="360" w:lineRule="auto"/>
        <w:jc w:val="both"/>
      </w:pPr>
      <w:r>
        <w:t xml:space="preserve">O desenvolvimento ágil foi uma novidade entre o grupo, no entanto todos tiveram uma adaptação fácil. Compreendeu-se as importâncias das interações, que se </w:t>
      </w:r>
      <w:r w:rsidR="00732B07">
        <w:t>realizavam semanalmente</w:t>
      </w:r>
      <w:r>
        <w:t xml:space="preserve"> (aulas), onde ficava notoriamente vincado o desenvolvimento do trabalho por parte da equipa, ainda se nutava o espirito de grupo e a entreajuda entre membros na resolução de problemas.</w:t>
      </w:r>
      <w:r w:rsidR="00732B07">
        <w:t xml:space="preserve"> A equipa conclui que este método é bastante pertinente no desenvolvimento de </w:t>
      </w:r>
      <w:proofErr w:type="spellStart"/>
      <w:r w:rsidR="00732B07">
        <w:t>app</w:t>
      </w:r>
      <w:proofErr w:type="spellEnd"/>
      <w:r w:rsidR="00732B07">
        <w:t xml:space="preserve"> para a web, e que se nutou um desenvolvimento mais rápido e conciso.</w:t>
      </w:r>
    </w:p>
    <w:p w:rsidR="00732B07" w:rsidRDefault="00732B07" w:rsidP="00166103">
      <w:pPr>
        <w:spacing w:line="360" w:lineRule="auto"/>
        <w:jc w:val="both"/>
      </w:pPr>
      <w:r>
        <w:t>No que respeita ao desenvolvimento do projeto, considera-se que é um avanço no mundo tecnológico, já que se passa a disponibilizar os projetos online dos estudantes. Assim poderão ser evoluídos e ou mesmo aproveitados para a investigação de novos conceitos, dando a estes um paradigma diferente do que se passa no momento atual, em que se encontrão escondidos / guardados algures, onde ninguém os pode consultar porque não sabe onde consultar.</w:t>
      </w:r>
    </w:p>
    <w:p w:rsidR="00732B07" w:rsidRDefault="00732B07" w:rsidP="00166103">
      <w:pPr>
        <w:spacing w:line="360" w:lineRule="auto"/>
        <w:jc w:val="both"/>
      </w:pPr>
      <w:r>
        <w:lastRenderedPageBreak/>
        <w:t xml:space="preserve">Em sumo poderemos </w:t>
      </w:r>
      <w:proofErr w:type="spellStart"/>
      <w:r>
        <w:t>dirigir-mo</w:t>
      </w:r>
      <w:ins w:id="223" w:author="Latitude" w:date="2017-01-23T22:44:00Z">
        <w:r w:rsidR="00723BB4">
          <w:t>-no</w:t>
        </w:r>
      </w:ins>
      <w:r>
        <w:t>s</w:t>
      </w:r>
      <w:proofErr w:type="spellEnd"/>
      <w:r>
        <w:t xml:space="preserve"> ao conjunto do nosso projeto </w:t>
      </w:r>
      <w:del w:id="224" w:author="Latitude" w:date="2017-01-23T22:44:00Z">
        <w:r w:rsidDel="00723BB4">
          <w:delText>e poderemos dar</w:delText>
        </w:r>
      </w:del>
      <w:proofErr w:type="gramStart"/>
      <w:ins w:id="225" w:author="Latitude" w:date="2017-01-23T22:44:00Z">
        <w:r w:rsidR="00723BB4">
          <w:t xml:space="preserve">com </w:t>
        </w:r>
      </w:ins>
      <w:r>
        <w:t xml:space="preserve"> nota</w:t>
      </w:r>
      <w:proofErr w:type="gramEnd"/>
      <w:r>
        <w:t xml:space="preserve"> positiva, tanto na aprendizagem como no desenvolvimento com o </w:t>
      </w:r>
      <w:proofErr w:type="spellStart"/>
      <w:r>
        <w:t>Ruby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Rails, dois sistemas novos, com uma grande </w:t>
      </w:r>
      <w:del w:id="226" w:author="Latitude" w:date="2017-01-23T22:44:00Z">
        <w:r w:rsidDel="00723BB4">
          <w:delText>potencia</w:delText>
        </w:r>
      </w:del>
      <w:ins w:id="227" w:author="Latitude" w:date="2017-01-23T22:45:00Z">
        <w:r w:rsidR="00723BB4">
          <w:t>capacidade</w:t>
        </w:r>
      </w:ins>
      <w:r>
        <w:t xml:space="preserve"> </w:t>
      </w:r>
      <w:ins w:id="228" w:author="Latitude" w:date="2017-01-23T22:45:00Z">
        <w:r w:rsidR="00723BB4">
          <w:t xml:space="preserve">e potencial de utilização de </w:t>
        </w:r>
      </w:ins>
      <w:del w:id="229" w:author="Latitude" w:date="2017-01-23T22:45:00Z">
        <w:r w:rsidDel="00723BB4">
          <w:delText xml:space="preserve">de mercado </w:delText>
        </w:r>
      </w:del>
      <w:ins w:id="230" w:author="Latitude" w:date="2017-01-23T22:45:00Z">
        <w:r w:rsidR="00723BB4">
          <w:t>desenvolvimento</w:t>
        </w:r>
      </w:ins>
      <w:del w:id="231" w:author="Latitude" w:date="2017-01-23T22:45:00Z">
        <w:r w:rsidDel="00723BB4">
          <w:delText>e</w:delText>
        </w:r>
      </w:del>
      <w:r>
        <w:t xml:space="preserve"> ágil</w:t>
      </w:r>
      <w:del w:id="232" w:author="Latitude" w:date="2017-01-23T22:45:00Z">
        <w:r w:rsidDel="00723BB4">
          <w:delText xml:space="preserve"> no seu desenvolvimento</w:delText>
        </w:r>
      </w:del>
      <w:r>
        <w:t xml:space="preserve">. Considerando-se um desenvolvimento rápido e eficaz, esta será uma </w:t>
      </w:r>
      <w:proofErr w:type="spellStart"/>
      <w:r>
        <w:t>tag</w:t>
      </w:r>
      <w:proofErr w:type="spellEnd"/>
      <w:r>
        <w:t xml:space="preserve"> a ter em conta nas nossas pesquisas para elaboração de novos trabalho.</w:t>
      </w:r>
    </w:p>
    <w:p w:rsidR="0078624F" w:rsidRDefault="0078624F" w:rsidP="00166103">
      <w:pPr>
        <w:spacing w:line="360" w:lineRule="auto"/>
        <w:jc w:val="both"/>
      </w:pPr>
    </w:p>
    <w:p w:rsidR="003B4623" w:rsidRDefault="003B4623" w:rsidP="003B4623">
      <w:pPr>
        <w:pStyle w:val="Ttulo2"/>
      </w:pPr>
      <w:bookmarkStart w:id="233" w:name="_Toc472457982"/>
      <w:r>
        <w:t>Trabalho futuro</w:t>
      </w:r>
      <w:bookmarkEnd w:id="233"/>
    </w:p>
    <w:p w:rsidR="003B4623" w:rsidRPr="003B4623" w:rsidRDefault="00905712" w:rsidP="00091217">
      <w:pPr>
        <w:spacing w:line="360" w:lineRule="auto"/>
        <w:jc w:val="both"/>
      </w:pPr>
      <w:r>
        <w:t xml:space="preserve">A equipa considera que existe espaço para desenvolver mais a aplicação web, </w:t>
      </w:r>
      <w:r w:rsidR="00091217">
        <w:t xml:space="preserve">desde a um </w:t>
      </w:r>
      <w:proofErr w:type="gramStart"/>
      <w:r w:rsidR="00091217">
        <w:t>layout</w:t>
      </w:r>
      <w:proofErr w:type="gramEnd"/>
      <w:r w:rsidR="00091217">
        <w:t xml:space="preserve"> mais flexível às considerações de um manuseamento mais eficaz dos proje</w:t>
      </w:r>
      <w:del w:id="234" w:author="Latitude" w:date="2017-01-23T22:45:00Z">
        <w:r w:rsidR="00091217" w:rsidDel="00723BB4">
          <w:delText>c</w:delText>
        </w:r>
      </w:del>
      <w:r w:rsidR="00091217">
        <w:t>tos.</w:t>
      </w:r>
    </w:p>
    <w:p w:rsidR="003C5674" w:rsidRDefault="00091217" w:rsidP="00091217">
      <w:pPr>
        <w:spacing w:line="360" w:lineRule="auto"/>
        <w:jc w:val="both"/>
      </w:pPr>
      <w:r>
        <w:t xml:space="preserve">As aplicações em </w:t>
      </w:r>
      <w:proofErr w:type="spellStart"/>
      <w:r>
        <w:t>RoR</w:t>
      </w:r>
      <w:proofErr w:type="spellEnd"/>
      <w:r>
        <w:t>, são bastantes flexíveis e permitem uma boa integração de novos conteúdos, podendo assim a ser alargados a um conceito de guardar proje</w:t>
      </w:r>
      <w:del w:id="235" w:author="Latitude" w:date="2017-01-23T22:46:00Z">
        <w:r w:rsidDel="00723BB4">
          <w:delText>c</w:delText>
        </w:r>
      </w:del>
      <w:r>
        <w:t xml:space="preserve">tos, más também ao conceito de guardar informação necessária ao aulo, tal como horários, salas, exames, recursos, este são muito vagos no </w:t>
      </w:r>
      <w:proofErr w:type="gramStart"/>
      <w:r>
        <w:t>site</w:t>
      </w:r>
      <w:proofErr w:type="gramEnd"/>
      <w:r>
        <w:t xml:space="preserve"> do IPT, com uma difícil pesquisa e demorada. Assim em suma, poderemos dizer que seria um portal do aluno para o aluno, caso que não acontece até agora.</w:t>
      </w:r>
    </w:p>
    <w:p w:rsidR="00091217" w:rsidRDefault="00091217" w:rsidP="00091217">
      <w:pPr>
        <w:spacing w:line="360" w:lineRule="auto"/>
        <w:jc w:val="both"/>
      </w:pPr>
      <w:r>
        <w:t>Aconselha-mos um desenvolvimento ágil na estrutura corrente, podendo assim melhorar e interagir todos os conteúdos nela</w:t>
      </w:r>
      <w:ins w:id="236" w:author="Latitude" w:date="2017-01-23T22:46:00Z">
        <w:r w:rsidR="00723BB4">
          <w:t>s</w:t>
        </w:r>
      </w:ins>
      <w:r>
        <w:t xml:space="preserve"> existentes.</w:t>
      </w:r>
    </w:p>
    <w:p w:rsidR="003B4623" w:rsidRDefault="003B4623">
      <w:pPr>
        <w:rPr>
          <w:b/>
        </w:rPr>
      </w:pPr>
      <w:r>
        <w:rPr>
          <w:b/>
        </w:rPr>
        <w:br w:type="page"/>
      </w:r>
    </w:p>
    <w:p w:rsidR="00E732A9" w:rsidRDefault="003B4623" w:rsidP="003B4623">
      <w:pPr>
        <w:pStyle w:val="Ttulo1"/>
      </w:pPr>
      <w:bookmarkStart w:id="237" w:name="_Toc472457983"/>
      <w:r>
        <w:lastRenderedPageBreak/>
        <w:t>Referências</w:t>
      </w:r>
      <w:bookmarkEnd w:id="237"/>
    </w:p>
    <w:p w:rsidR="002E1F11" w:rsidRDefault="002E1F11" w:rsidP="003C5674">
      <w:pPr>
        <w:spacing w:line="360" w:lineRule="auto"/>
        <w:jc w:val="both"/>
      </w:pPr>
      <w:r>
        <w:t xml:space="preserve">[1] Ruby, Ruby. Disponível em: </w:t>
      </w:r>
      <w:hyperlink r:id="rId40" w:history="1">
        <w:r w:rsidRPr="00640C92">
          <w:rPr>
            <w:rStyle w:val="Hiperligao"/>
          </w:rPr>
          <w:t xml:space="preserve">http://www.ruby-lang.org/pt/ </w:t>
        </w:r>
      </w:hyperlink>
      <w:r>
        <w:t>. Acesso em 17 de janeiro de 2017.</w:t>
      </w:r>
    </w:p>
    <w:p w:rsidR="00B31CE0" w:rsidRDefault="006A3C4C" w:rsidP="003C5674">
      <w:pPr>
        <w:spacing w:line="360" w:lineRule="auto"/>
        <w:jc w:val="both"/>
      </w:pPr>
      <w:r w:rsidRPr="00224981">
        <w:rPr>
          <w:lang w:val="en-US"/>
        </w:rPr>
        <w:t>[</w:t>
      </w:r>
      <w:r w:rsidR="002E1F11" w:rsidRPr="00224981">
        <w:rPr>
          <w:lang w:val="en-US"/>
        </w:rPr>
        <w:t>2</w:t>
      </w:r>
      <w:r w:rsidRPr="00224981">
        <w:rPr>
          <w:lang w:val="en-US"/>
        </w:rPr>
        <w:t xml:space="preserve">] TIOBE Index for January 2017, TIOBE. </w:t>
      </w:r>
      <w:r>
        <w:t xml:space="preserve">Disponível em : </w:t>
      </w:r>
      <w:hyperlink r:id="rId41" w:history="1">
        <w:r w:rsidRPr="006A3C4C">
          <w:rPr>
            <w:rStyle w:val="Hiperligao"/>
          </w:rPr>
          <w:t>http://www.tiobe.com/tiobe-index/</w:t>
        </w:r>
      </w:hyperlink>
      <w:r>
        <w:t>. Acesso em 17 de Janeiro de 2017.</w:t>
      </w:r>
    </w:p>
    <w:p w:rsidR="00557A71" w:rsidRDefault="00640A6E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 w:rsidRPr="00224981">
        <w:rPr>
          <w:lang w:val="en-US"/>
        </w:rPr>
        <w:t>[3] Ruby S., Thomas D., Hansson D.</w:t>
      </w:r>
      <w:proofErr w:type="gramStart"/>
      <w:r w:rsidRPr="00224981">
        <w:rPr>
          <w:lang w:val="en-US"/>
        </w:rPr>
        <w:t>,H</w:t>
      </w:r>
      <w:proofErr w:type="gramEnd"/>
      <w:r w:rsidRPr="00224981">
        <w:rPr>
          <w:lang w:val="en-US"/>
        </w:rPr>
        <w:t xml:space="preserve">.,(2016). </w:t>
      </w:r>
      <w:r w:rsidRPr="00BE4D5C">
        <w:rPr>
          <w:i/>
          <w:lang w:val="en-US"/>
        </w:rPr>
        <w:t>Agile Web Development with Rails 5</w:t>
      </w:r>
      <w:r w:rsidRPr="00BE4D5C">
        <w:rPr>
          <w:lang w:val="en-US"/>
        </w:rPr>
        <w:t xml:space="preserve">. </w:t>
      </w:r>
      <w:r>
        <w:t xml:space="preserve">ISBN-13:978-1-68050-171-1. Raleigh, </w:t>
      </w:r>
      <w:proofErr w:type="spellStart"/>
      <w:r>
        <w:t>North</w:t>
      </w:r>
      <w:proofErr w:type="spellEnd"/>
      <w:r>
        <w:t xml:space="preserve"> Caroline.</w:t>
      </w:r>
    </w:p>
    <w:p w:rsidR="00637118" w:rsidRPr="0078624F" w:rsidRDefault="0078624F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  <w:rPr>
          <w:lang w:val="en-US"/>
        </w:rPr>
      </w:pPr>
      <w:r w:rsidRPr="0078624F">
        <w:rPr>
          <w:lang w:val="en-US"/>
        </w:rPr>
        <w:t>[4</w:t>
      </w:r>
      <w:r w:rsidR="00637118" w:rsidRPr="0078624F">
        <w:rPr>
          <w:lang w:val="en-US"/>
        </w:rPr>
        <w:t>]</w:t>
      </w:r>
      <w:r w:rsidR="00651955" w:rsidRPr="0078624F">
        <w:rPr>
          <w:lang w:val="en-US"/>
        </w:rPr>
        <w:t xml:space="preserve"> Fowler C.</w:t>
      </w:r>
      <w:proofErr w:type="gramStart"/>
      <w:r w:rsidR="00651955" w:rsidRPr="0078624F">
        <w:rPr>
          <w:lang w:val="en-US"/>
        </w:rPr>
        <w:t>,(</w:t>
      </w:r>
      <w:proofErr w:type="gramEnd"/>
      <w:r w:rsidR="00651955" w:rsidRPr="0078624F">
        <w:rPr>
          <w:lang w:val="en-US"/>
        </w:rPr>
        <w:t>2016).</w:t>
      </w:r>
      <w:r w:rsidR="00637118" w:rsidRPr="0078624F">
        <w:rPr>
          <w:lang w:val="en-US"/>
        </w:rPr>
        <w:t xml:space="preserve"> </w:t>
      </w:r>
      <w:r w:rsidR="00637118" w:rsidRPr="0078624F">
        <w:rPr>
          <w:i/>
          <w:lang w:val="en-US"/>
        </w:rPr>
        <w:t>Rails Recipes</w:t>
      </w:r>
      <w:r w:rsidR="00651955" w:rsidRPr="0078624F">
        <w:rPr>
          <w:lang w:val="en-US"/>
        </w:rPr>
        <w:t>. ISBN 0-9776166-0-6. Dallas, Texas.</w:t>
      </w:r>
    </w:p>
    <w:p w:rsidR="006E2E1C" w:rsidRDefault="006E2E1C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  <w:r w:rsidRPr="0078624F">
        <w:t>[</w:t>
      </w:r>
      <w:r w:rsidR="0078624F" w:rsidRPr="0078624F">
        <w:t>5</w:t>
      </w:r>
      <w:r>
        <w:t xml:space="preserve">] </w:t>
      </w:r>
      <w:proofErr w:type="spellStart"/>
      <w:r>
        <w:t>RubyGems</w:t>
      </w:r>
      <w:proofErr w:type="spellEnd"/>
      <w:r>
        <w:t xml:space="preserve">. </w:t>
      </w:r>
      <w:proofErr w:type="spellStart"/>
      <w:r>
        <w:t>Disponivel</w:t>
      </w:r>
      <w:proofErr w:type="spellEnd"/>
      <w:r>
        <w:t xml:space="preserve"> em : </w:t>
      </w:r>
      <w:hyperlink r:id="rId42" w:history="1">
        <w:r w:rsidRPr="00640C92">
          <w:rPr>
            <w:rStyle w:val="Hiperligao"/>
          </w:rPr>
          <w:t>https://rubygems.org</w:t>
        </w:r>
      </w:hyperlink>
      <w:r>
        <w:t>. Acesso em 09 de janeiro de 2017.</w:t>
      </w:r>
    </w:p>
    <w:p w:rsidR="001016F4" w:rsidRPr="00651955" w:rsidRDefault="001016F4" w:rsidP="009252A1">
      <w:pPr>
        <w:widowControl w:val="0"/>
        <w:autoSpaceDE w:val="0"/>
        <w:autoSpaceDN w:val="0"/>
        <w:adjustRightInd w:val="0"/>
        <w:spacing w:after="240" w:line="300" w:lineRule="atLeast"/>
        <w:jc w:val="both"/>
      </w:pPr>
    </w:p>
    <w:sectPr w:rsidR="001016F4" w:rsidRPr="00651955" w:rsidSect="00DE0E8F">
      <w:headerReference w:type="default" r:id="rId43"/>
      <w:footerReference w:type="even" r:id="rId44"/>
      <w:footerReference w:type="default" r:id="rId45"/>
      <w:pgSz w:w="11900" w:h="16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57EE6" w:rsidRDefault="00057EE6" w:rsidP="00280806">
      <w:r>
        <w:separator/>
      </w:r>
    </w:p>
  </w:endnote>
  <w:endnote w:type="continuationSeparator" w:id="0">
    <w:p w:rsidR="00057EE6" w:rsidRDefault="00057EE6" w:rsidP="002808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53F" w:rsidRDefault="004A353F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A353F" w:rsidRDefault="004A353F" w:rsidP="00DE0E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53F" w:rsidRDefault="004A353F" w:rsidP="001415F0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23BB4">
      <w:rPr>
        <w:rStyle w:val="Nmerodepgina"/>
        <w:noProof/>
      </w:rPr>
      <w:t>29</w:t>
    </w:r>
    <w:r>
      <w:rPr>
        <w:rStyle w:val="Nmerodepgina"/>
      </w:rPr>
      <w:fldChar w:fldCharType="end"/>
    </w:r>
  </w:p>
  <w:p w:rsidR="004A353F" w:rsidRDefault="004A353F" w:rsidP="00DE0E8F">
    <w:pPr>
      <w:pStyle w:val="Rodap"/>
      <w:ind w:right="360"/>
    </w:pPr>
    <w:r>
      <w:t>Engenharia de Software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57EE6" w:rsidRDefault="00057EE6" w:rsidP="00280806">
      <w:r>
        <w:separator/>
      </w:r>
    </w:p>
  </w:footnote>
  <w:footnote w:type="continuationSeparator" w:id="0">
    <w:p w:rsidR="00057EE6" w:rsidRDefault="00057EE6" w:rsidP="0028080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A353F" w:rsidRDefault="004A353F">
    <w:pPr>
      <w:pStyle w:val="Cabealho"/>
    </w:pPr>
    <w:sdt>
      <w:sdtPr>
        <w:alias w:val="Título"/>
        <w:tag w:val=""/>
        <w:id w:val="58034164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del w:id="238" w:author="Latitude" w:date="2017-01-23T22:05:00Z">
          <w:r w:rsidDel="004A353F">
            <w:delText>Repositório de Projectos do IPT</w:delText>
          </w:r>
        </w:del>
        <w:ins w:id="239" w:author="Latitude" w:date="2017-01-23T22:05:00Z">
          <w:r>
            <w:t>Repositório de Projetos do IPT</w:t>
          </w:r>
        </w:ins>
      </w:sdtContent>
    </w:sdt>
    <w:r>
      <w:ptab w:relativeTo="margin" w:alignment="center" w:leader="none"/>
    </w:r>
    <w:r>
      <w:ptab w:relativeTo="margin" w:alignment="right" w:leader="none"/>
    </w:r>
    <w:r>
      <w:t>IPT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86D54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0C222DFF"/>
    <w:multiLevelType w:val="hybridMultilevel"/>
    <w:tmpl w:val="A1B8A056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DA2AAA"/>
    <w:multiLevelType w:val="multilevel"/>
    <w:tmpl w:val="08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2D41567F"/>
    <w:multiLevelType w:val="hybridMultilevel"/>
    <w:tmpl w:val="1E0E60A8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A8E27D9"/>
    <w:multiLevelType w:val="hybridMultilevel"/>
    <w:tmpl w:val="620837EE"/>
    <w:lvl w:ilvl="0" w:tplc="9BB62E1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B2625D"/>
    <w:multiLevelType w:val="hybridMultilevel"/>
    <w:tmpl w:val="E58E0ADE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251F2C"/>
    <w:multiLevelType w:val="multilevel"/>
    <w:tmpl w:val="086A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B912440"/>
    <w:multiLevelType w:val="multilevel"/>
    <w:tmpl w:val="A8262B6C"/>
    <w:lvl w:ilvl="0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526CF8"/>
    <w:multiLevelType w:val="hybridMultilevel"/>
    <w:tmpl w:val="658E70DA"/>
    <w:lvl w:ilvl="0" w:tplc="911695C2">
      <w:start w:val="4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7C00FB"/>
    <w:multiLevelType w:val="hybridMultilevel"/>
    <w:tmpl w:val="94CE22E4"/>
    <w:lvl w:ilvl="0" w:tplc="0816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747D42DD"/>
    <w:multiLevelType w:val="hybridMultilevel"/>
    <w:tmpl w:val="0B1A3E92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7"/>
  </w:num>
  <w:num w:numId="4">
    <w:abstractNumId w:val="9"/>
  </w:num>
  <w:num w:numId="5">
    <w:abstractNumId w:val="3"/>
  </w:num>
  <w:num w:numId="6">
    <w:abstractNumId w:val="8"/>
  </w:num>
  <w:num w:numId="7">
    <w:abstractNumId w:val="5"/>
  </w:num>
  <w:num w:numId="8">
    <w:abstractNumId w:val="0"/>
  </w:num>
  <w:num w:numId="9">
    <w:abstractNumId w:val="10"/>
  </w:num>
  <w:num w:numId="10">
    <w:abstractNumId w:val="6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activeWritingStyle w:appName="MSWord" w:lang="en-US" w:vendorID="64" w:dllVersion="131078" w:nlCheck="1" w:checkStyle="0"/>
  <w:activeWritingStyle w:appName="MSWord" w:lang="pt-PT" w:vendorID="64" w:dllVersion="131078" w:nlCheck="1" w:checkStyle="0"/>
  <w:proofState w:spelling="clean" w:grammar="clean"/>
  <w:trackRevisions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51142B"/>
    <w:rsid w:val="00002977"/>
    <w:rsid w:val="00015269"/>
    <w:rsid w:val="00017A40"/>
    <w:rsid w:val="00023B88"/>
    <w:rsid w:val="00023C1D"/>
    <w:rsid w:val="0003158C"/>
    <w:rsid w:val="0003334D"/>
    <w:rsid w:val="000417E0"/>
    <w:rsid w:val="0004524A"/>
    <w:rsid w:val="00052A3E"/>
    <w:rsid w:val="00057EE6"/>
    <w:rsid w:val="00066EED"/>
    <w:rsid w:val="00070B28"/>
    <w:rsid w:val="000834F9"/>
    <w:rsid w:val="00091217"/>
    <w:rsid w:val="0009475A"/>
    <w:rsid w:val="000B4CC8"/>
    <w:rsid w:val="000B4DD1"/>
    <w:rsid w:val="000C21B3"/>
    <w:rsid w:val="000D0EF9"/>
    <w:rsid w:val="000D265D"/>
    <w:rsid w:val="000E76B7"/>
    <w:rsid w:val="000F5DA1"/>
    <w:rsid w:val="000F6C69"/>
    <w:rsid w:val="001016F4"/>
    <w:rsid w:val="00117506"/>
    <w:rsid w:val="001213F2"/>
    <w:rsid w:val="00122914"/>
    <w:rsid w:val="001415F0"/>
    <w:rsid w:val="00143EB3"/>
    <w:rsid w:val="00147F6A"/>
    <w:rsid w:val="00154BAB"/>
    <w:rsid w:val="00155E14"/>
    <w:rsid w:val="00166103"/>
    <w:rsid w:val="001810B4"/>
    <w:rsid w:val="00182BB7"/>
    <w:rsid w:val="00187185"/>
    <w:rsid w:val="00193560"/>
    <w:rsid w:val="00195588"/>
    <w:rsid w:val="0019730F"/>
    <w:rsid w:val="001A5A8F"/>
    <w:rsid w:val="001B0B5B"/>
    <w:rsid w:val="001B49BA"/>
    <w:rsid w:val="001C575A"/>
    <w:rsid w:val="001D045A"/>
    <w:rsid w:val="001D112B"/>
    <w:rsid w:val="001D66CC"/>
    <w:rsid w:val="001D6DDB"/>
    <w:rsid w:val="001F1A08"/>
    <w:rsid w:val="00215B3D"/>
    <w:rsid w:val="002170CD"/>
    <w:rsid w:val="00224981"/>
    <w:rsid w:val="002321F1"/>
    <w:rsid w:val="00233A90"/>
    <w:rsid w:val="0024246F"/>
    <w:rsid w:val="00255367"/>
    <w:rsid w:val="00256758"/>
    <w:rsid w:val="002602D0"/>
    <w:rsid w:val="00262D0B"/>
    <w:rsid w:val="00272AF5"/>
    <w:rsid w:val="002756FF"/>
    <w:rsid w:val="00280806"/>
    <w:rsid w:val="002814EE"/>
    <w:rsid w:val="002816C1"/>
    <w:rsid w:val="002856D0"/>
    <w:rsid w:val="00285BDF"/>
    <w:rsid w:val="00296C66"/>
    <w:rsid w:val="002A3DDB"/>
    <w:rsid w:val="002B7843"/>
    <w:rsid w:val="002D0CEF"/>
    <w:rsid w:val="002E18A1"/>
    <w:rsid w:val="002E1F11"/>
    <w:rsid w:val="002E53A2"/>
    <w:rsid w:val="002F0990"/>
    <w:rsid w:val="002F2261"/>
    <w:rsid w:val="002F34FB"/>
    <w:rsid w:val="002F58F6"/>
    <w:rsid w:val="002F7462"/>
    <w:rsid w:val="00300CC5"/>
    <w:rsid w:val="00301733"/>
    <w:rsid w:val="003034D2"/>
    <w:rsid w:val="0031160C"/>
    <w:rsid w:val="0031254D"/>
    <w:rsid w:val="00312890"/>
    <w:rsid w:val="003174EA"/>
    <w:rsid w:val="00332962"/>
    <w:rsid w:val="00341E8B"/>
    <w:rsid w:val="00351321"/>
    <w:rsid w:val="0035169B"/>
    <w:rsid w:val="00351C2D"/>
    <w:rsid w:val="00357320"/>
    <w:rsid w:val="00366E70"/>
    <w:rsid w:val="0037150E"/>
    <w:rsid w:val="00372366"/>
    <w:rsid w:val="003B4083"/>
    <w:rsid w:val="003B4623"/>
    <w:rsid w:val="003C5674"/>
    <w:rsid w:val="003C5713"/>
    <w:rsid w:val="003F0E90"/>
    <w:rsid w:val="00404DEE"/>
    <w:rsid w:val="00411F4A"/>
    <w:rsid w:val="004162ED"/>
    <w:rsid w:val="00416EA6"/>
    <w:rsid w:val="00430924"/>
    <w:rsid w:val="0043248C"/>
    <w:rsid w:val="00432BE7"/>
    <w:rsid w:val="00451893"/>
    <w:rsid w:val="00460164"/>
    <w:rsid w:val="00460F0B"/>
    <w:rsid w:val="0046185A"/>
    <w:rsid w:val="004645B9"/>
    <w:rsid w:val="00467E2A"/>
    <w:rsid w:val="00471FFD"/>
    <w:rsid w:val="004835C9"/>
    <w:rsid w:val="00496902"/>
    <w:rsid w:val="00497E5C"/>
    <w:rsid w:val="004A353F"/>
    <w:rsid w:val="004A60EC"/>
    <w:rsid w:val="004B0CAE"/>
    <w:rsid w:val="004C08BC"/>
    <w:rsid w:val="004C291D"/>
    <w:rsid w:val="004C6972"/>
    <w:rsid w:val="004E7E20"/>
    <w:rsid w:val="004F05A7"/>
    <w:rsid w:val="00503DF7"/>
    <w:rsid w:val="0051142B"/>
    <w:rsid w:val="00515068"/>
    <w:rsid w:val="005174E4"/>
    <w:rsid w:val="00517AE3"/>
    <w:rsid w:val="00526812"/>
    <w:rsid w:val="005272EE"/>
    <w:rsid w:val="00541332"/>
    <w:rsid w:val="00547779"/>
    <w:rsid w:val="005507DE"/>
    <w:rsid w:val="005512E7"/>
    <w:rsid w:val="0055394B"/>
    <w:rsid w:val="00557A71"/>
    <w:rsid w:val="00561397"/>
    <w:rsid w:val="005616C8"/>
    <w:rsid w:val="0056417F"/>
    <w:rsid w:val="0056709C"/>
    <w:rsid w:val="0057624D"/>
    <w:rsid w:val="00585697"/>
    <w:rsid w:val="0058774C"/>
    <w:rsid w:val="005A735C"/>
    <w:rsid w:val="005A7432"/>
    <w:rsid w:val="005B76C5"/>
    <w:rsid w:val="005B7A10"/>
    <w:rsid w:val="005C51E0"/>
    <w:rsid w:val="005E65BE"/>
    <w:rsid w:val="005E6E70"/>
    <w:rsid w:val="005F3320"/>
    <w:rsid w:val="00600004"/>
    <w:rsid w:val="006008DF"/>
    <w:rsid w:val="006157C0"/>
    <w:rsid w:val="00616F16"/>
    <w:rsid w:val="006214FF"/>
    <w:rsid w:val="00623223"/>
    <w:rsid w:val="00623306"/>
    <w:rsid w:val="0063342E"/>
    <w:rsid w:val="0063523D"/>
    <w:rsid w:val="00637118"/>
    <w:rsid w:val="00640A6E"/>
    <w:rsid w:val="00651955"/>
    <w:rsid w:val="00657470"/>
    <w:rsid w:val="00662E61"/>
    <w:rsid w:val="006666D6"/>
    <w:rsid w:val="00691C83"/>
    <w:rsid w:val="006A3C4C"/>
    <w:rsid w:val="006A3E5F"/>
    <w:rsid w:val="006A61CF"/>
    <w:rsid w:val="006B0033"/>
    <w:rsid w:val="006B0C4E"/>
    <w:rsid w:val="006B1586"/>
    <w:rsid w:val="006B63C5"/>
    <w:rsid w:val="006D42BB"/>
    <w:rsid w:val="006E2E1C"/>
    <w:rsid w:val="006E436D"/>
    <w:rsid w:val="006F3483"/>
    <w:rsid w:val="006F5C96"/>
    <w:rsid w:val="0071041D"/>
    <w:rsid w:val="0071103A"/>
    <w:rsid w:val="007202E3"/>
    <w:rsid w:val="00723BB4"/>
    <w:rsid w:val="0072447E"/>
    <w:rsid w:val="0072762F"/>
    <w:rsid w:val="007322B3"/>
    <w:rsid w:val="00732B07"/>
    <w:rsid w:val="00735BCD"/>
    <w:rsid w:val="00737F83"/>
    <w:rsid w:val="007457FA"/>
    <w:rsid w:val="00763109"/>
    <w:rsid w:val="00765740"/>
    <w:rsid w:val="00782B92"/>
    <w:rsid w:val="0078624F"/>
    <w:rsid w:val="007A1B95"/>
    <w:rsid w:val="007B23EA"/>
    <w:rsid w:val="007B2952"/>
    <w:rsid w:val="007C07FD"/>
    <w:rsid w:val="007D6EBD"/>
    <w:rsid w:val="007F069E"/>
    <w:rsid w:val="008046CA"/>
    <w:rsid w:val="00805AD3"/>
    <w:rsid w:val="00820501"/>
    <w:rsid w:val="00822548"/>
    <w:rsid w:val="0083069F"/>
    <w:rsid w:val="008513B5"/>
    <w:rsid w:val="00856389"/>
    <w:rsid w:val="00890BDF"/>
    <w:rsid w:val="00896186"/>
    <w:rsid w:val="008B2CC3"/>
    <w:rsid w:val="008B4176"/>
    <w:rsid w:val="008B50A3"/>
    <w:rsid w:val="008C55F6"/>
    <w:rsid w:val="008C5D8F"/>
    <w:rsid w:val="008D6B36"/>
    <w:rsid w:val="008F415C"/>
    <w:rsid w:val="008F6DF3"/>
    <w:rsid w:val="009054ED"/>
    <w:rsid w:val="00905712"/>
    <w:rsid w:val="00913BDA"/>
    <w:rsid w:val="0091475A"/>
    <w:rsid w:val="0092223C"/>
    <w:rsid w:val="00924E57"/>
    <w:rsid w:val="009252A1"/>
    <w:rsid w:val="00926537"/>
    <w:rsid w:val="00937219"/>
    <w:rsid w:val="00952CB4"/>
    <w:rsid w:val="00954171"/>
    <w:rsid w:val="00962DBC"/>
    <w:rsid w:val="00963CF7"/>
    <w:rsid w:val="00965EC6"/>
    <w:rsid w:val="00983D11"/>
    <w:rsid w:val="00985032"/>
    <w:rsid w:val="00991C9C"/>
    <w:rsid w:val="00995C50"/>
    <w:rsid w:val="00997728"/>
    <w:rsid w:val="009A6D46"/>
    <w:rsid w:val="009C136D"/>
    <w:rsid w:val="009D0E04"/>
    <w:rsid w:val="009D2431"/>
    <w:rsid w:val="009F1D36"/>
    <w:rsid w:val="009F2581"/>
    <w:rsid w:val="00A01F7C"/>
    <w:rsid w:val="00A04CEA"/>
    <w:rsid w:val="00A14577"/>
    <w:rsid w:val="00A146BB"/>
    <w:rsid w:val="00A1616B"/>
    <w:rsid w:val="00A31A40"/>
    <w:rsid w:val="00A32DDD"/>
    <w:rsid w:val="00A35DF9"/>
    <w:rsid w:val="00A46649"/>
    <w:rsid w:val="00A5275A"/>
    <w:rsid w:val="00A52ECE"/>
    <w:rsid w:val="00A56B96"/>
    <w:rsid w:val="00A571FA"/>
    <w:rsid w:val="00A60E8B"/>
    <w:rsid w:val="00A77693"/>
    <w:rsid w:val="00A9266E"/>
    <w:rsid w:val="00AA5686"/>
    <w:rsid w:val="00AA6613"/>
    <w:rsid w:val="00AB66EA"/>
    <w:rsid w:val="00AE0BC1"/>
    <w:rsid w:val="00AE4B4B"/>
    <w:rsid w:val="00AF32DF"/>
    <w:rsid w:val="00AF5B47"/>
    <w:rsid w:val="00B108CC"/>
    <w:rsid w:val="00B117D9"/>
    <w:rsid w:val="00B11953"/>
    <w:rsid w:val="00B21CE7"/>
    <w:rsid w:val="00B22E8E"/>
    <w:rsid w:val="00B235C0"/>
    <w:rsid w:val="00B250F3"/>
    <w:rsid w:val="00B30393"/>
    <w:rsid w:val="00B31CE0"/>
    <w:rsid w:val="00B34C7D"/>
    <w:rsid w:val="00B4438E"/>
    <w:rsid w:val="00B47552"/>
    <w:rsid w:val="00B64EFB"/>
    <w:rsid w:val="00B73346"/>
    <w:rsid w:val="00B95FAF"/>
    <w:rsid w:val="00BA3553"/>
    <w:rsid w:val="00BA5B3A"/>
    <w:rsid w:val="00BB4C4A"/>
    <w:rsid w:val="00BB50F1"/>
    <w:rsid w:val="00BC0C75"/>
    <w:rsid w:val="00BD42F1"/>
    <w:rsid w:val="00BD6162"/>
    <w:rsid w:val="00BD7F39"/>
    <w:rsid w:val="00BE133D"/>
    <w:rsid w:val="00BE296D"/>
    <w:rsid w:val="00BE4D5C"/>
    <w:rsid w:val="00BF7608"/>
    <w:rsid w:val="00C0210B"/>
    <w:rsid w:val="00C024DF"/>
    <w:rsid w:val="00C05127"/>
    <w:rsid w:val="00C13616"/>
    <w:rsid w:val="00C13972"/>
    <w:rsid w:val="00C16316"/>
    <w:rsid w:val="00C17E14"/>
    <w:rsid w:val="00C2422B"/>
    <w:rsid w:val="00C320A1"/>
    <w:rsid w:val="00C4093F"/>
    <w:rsid w:val="00C423A6"/>
    <w:rsid w:val="00C42B56"/>
    <w:rsid w:val="00C56839"/>
    <w:rsid w:val="00C63FDB"/>
    <w:rsid w:val="00C97F86"/>
    <w:rsid w:val="00CA29CB"/>
    <w:rsid w:val="00CA4293"/>
    <w:rsid w:val="00CB6CC3"/>
    <w:rsid w:val="00CC3A83"/>
    <w:rsid w:val="00CD3B03"/>
    <w:rsid w:val="00CE5682"/>
    <w:rsid w:val="00CF2F1D"/>
    <w:rsid w:val="00CF5743"/>
    <w:rsid w:val="00CF621D"/>
    <w:rsid w:val="00CF7C77"/>
    <w:rsid w:val="00D15549"/>
    <w:rsid w:val="00D246E6"/>
    <w:rsid w:val="00D27A20"/>
    <w:rsid w:val="00D3466A"/>
    <w:rsid w:val="00D47A51"/>
    <w:rsid w:val="00D66AD4"/>
    <w:rsid w:val="00D822CA"/>
    <w:rsid w:val="00D876B1"/>
    <w:rsid w:val="00D973E7"/>
    <w:rsid w:val="00DB3274"/>
    <w:rsid w:val="00DD2989"/>
    <w:rsid w:val="00DE0E8F"/>
    <w:rsid w:val="00DE6A30"/>
    <w:rsid w:val="00DF4337"/>
    <w:rsid w:val="00DF4677"/>
    <w:rsid w:val="00DF6B7A"/>
    <w:rsid w:val="00E11967"/>
    <w:rsid w:val="00E11F73"/>
    <w:rsid w:val="00E165CA"/>
    <w:rsid w:val="00E201BE"/>
    <w:rsid w:val="00E3053E"/>
    <w:rsid w:val="00E550D7"/>
    <w:rsid w:val="00E639EC"/>
    <w:rsid w:val="00E64FFF"/>
    <w:rsid w:val="00E67F73"/>
    <w:rsid w:val="00E7098F"/>
    <w:rsid w:val="00E732A9"/>
    <w:rsid w:val="00E8081B"/>
    <w:rsid w:val="00E824C0"/>
    <w:rsid w:val="00E83437"/>
    <w:rsid w:val="00E87B1A"/>
    <w:rsid w:val="00EA2D32"/>
    <w:rsid w:val="00EA5AC1"/>
    <w:rsid w:val="00EA719A"/>
    <w:rsid w:val="00EB017C"/>
    <w:rsid w:val="00EB440B"/>
    <w:rsid w:val="00EC0FBE"/>
    <w:rsid w:val="00EC3B64"/>
    <w:rsid w:val="00ED4C24"/>
    <w:rsid w:val="00ED4F46"/>
    <w:rsid w:val="00EE5D3F"/>
    <w:rsid w:val="00EF273B"/>
    <w:rsid w:val="00EF482E"/>
    <w:rsid w:val="00EF4BB3"/>
    <w:rsid w:val="00EF5830"/>
    <w:rsid w:val="00F10E78"/>
    <w:rsid w:val="00F115CE"/>
    <w:rsid w:val="00F200E9"/>
    <w:rsid w:val="00F449C8"/>
    <w:rsid w:val="00F47BFB"/>
    <w:rsid w:val="00F53801"/>
    <w:rsid w:val="00F631B6"/>
    <w:rsid w:val="00F66C5F"/>
    <w:rsid w:val="00F71215"/>
    <w:rsid w:val="00F72A88"/>
    <w:rsid w:val="00F80120"/>
    <w:rsid w:val="00F807E4"/>
    <w:rsid w:val="00F93172"/>
    <w:rsid w:val="00F93B08"/>
    <w:rsid w:val="00FA286C"/>
    <w:rsid w:val="00FA6207"/>
    <w:rsid w:val="00FB6312"/>
    <w:rsid w:val="00FC01EA"/>
    <w:rsid w:val="00FC334B"/>
    <w:rsid w:val="00FC4CE5"/>
    <w:rsid w:val="00FC725D"/>
    <w:rsid w:val="00FD17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6B1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  <w:style w:type="paragraph" w:styleId="Ttulo1">
    <w:name w:val="heading 1"/>
    <w:basedOn w:val="Normal"/>
    <w:next w:val="Normal"/>
    <w:link w:val="Ttulo1Carcter"/>
    <w:uiPriority w:val="9"/>
    <w:qFormat/>
    <w:rsid w:val="00224981"/>
    <w:pPr>
      <w:keepNext/>
      <w:keepLines/>
      <w:numPr>
        <w:numId w:val="8"/>
      </w:numPr>
      <w:spacing w:before="400" w:after="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cter"/>
    <w:uiPriority w:val="9"/>
    <w:unhideWhenUsed/>
    <w:qFormat/>
    <w:rsid w:val="00224981"/>
    <w:pPr>
      <w:keepNext/>
      <w:keepLines/>
      <w:numPr>
        <w:ilvl w:val="1"/>
        <w:numId w:val="8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cter"/>
    <w:uiPriority w:val="9"/>
    <w:unhideWhenUsed/>
    <w:qFormat/>
    <w:rsid w:val="00224981"/>
    <w:pPr>
      <w:keepNext/>
      <w:keepLines/>
      <w:numPr>
        <w:ilvl w:val="2"/>
        <w:numId w:val="8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cter"/>
    <w:uiPriority w:val="9"/>
    <w:unhideWhenUsed/>
    <w:qFormat/>
    <w:rsid w:val="00224981"/>
    <w:pPr>
      <w:keepNext/>
      <w:keepLines/>
      <w:numPr>
        <w:ilvl w:val="3"/>
        <w:numId w:val="8"/>
      </w:numPr>
      <w:spacing w:before="40"/>
      <w:outlineLvl w:val="3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5">
    <w:name w:val="heading 5"/>
    <w:basedOn w:val="Normal"/>
    <w:next w:val="Normal"/>
    <w:link w:val="Ttulo5Carcter"/>
    <w:uiPriority w:val="9"/>
    <w:semiHidden/>
    <w:unhideWhenUsed/>
    <w:qFormat/>
    <w:rsid w:val="00224981"/>
    <w:pPr>
      <w:keepNext/>
      <w:keepLines/>
      <w:numPr>
        <w:ilvl w:val="4"/>
        <w:numId w:val="8"/>
      </w:numPr>
      <w:spacing w:before="4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arcter"/>
    <w:uiPriority w:val="9"/>
    <w:semiHidden/>
    <w:unhideWhenUsed/>
    <w:qFormat/>
    <w:rsid w:val="00224981"/>
    <w:pPr>
      <w:keepNext/>
      <w:keepLines/>
      <w:numPr>
        <w:ilvl w:val="5"/>
        <w:numId w:val="8"/>
      </w:numPr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arcter"/>
    <w:uiPriority w:val="9"/>
    <w:semiHidden/>
    <w:unhideWhenUsed/>
    <w:qFormat/>
    <w:rsid w:val="00224981"/>
    <w:pPr>
      <w:keepNext/>
      <w:keepLines/>
      <w:numPr>
        <w:ilvl w:val="6"/>
        <w:numId w:val="8"/>
      </w:numPr>
      <w:spacing w:before="4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arcter"/>
    <w:uiPriority w:val="9"/>
    <w:semiHidden/>
    <w:unhideWhenUsed/>
    <w:qFormat/>
    <w:rsid w:val="00224981"/>
    <w:pPr>
      <w:keepNext/>
      <w:keepLines/>
      <w:numPr>
        <w:ilvl w:val="7"/>
        <w:numId w:val="8"/>
      </w:numPr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arcter"/>
    <w:uiPriority w:val="9"/>
    <w:semiHidden/>
    <w:unhideWhenUsed/>
    <w:qFormat/>
    <w:rsid w:val="00224981"/>
    <w:pPr>
      <w:keepNext/>
      <w:keepLines/>
      <w:numPr>
        <w:ilvl w:val="8"/>
        <w:numId w:val="8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arcter"/>
    <w:uiPriority w:val="99"/>
    <w:unhideWhenUsed/>
    <w:rsid w:val="00280806"/>
    <w:pPr>
      <w:tabs>
        <w:tab w:val="center" w:pos="4252"/>
        <w:tab w:val="right" w:pos="8504"/>
      </w:tabs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280806"/>
  </w:style>
  <w:style w:type="character" w:styleId="Nmerodepgina">
    <w:name w:val="page number"/>
    <w:basedOn w:val="Tipodeletrapredefinidodopargrafo"/>
    <w:uiPriority w:val="99"/>
    <w:semiHidden/>
    <w:unhideWhenUsed/>
    <w:rsid w:val="00280806"/>
  </w:style>
  <w:style w:type="paragraph" w:styleId="Cabealho">
    <w:name w:val="header"/>
    <w:basedOn w:val="Normal"/>
    <w:link w:val="CabealhoCarcter"/>
    <w:uiPriority w:val="99"/>
    <w:unhideWhenUsed/>
    <w:rsid w:val="007202E3"/>
    <w:pPr>
      <w:tabs>
        <w:tab w:val="center" w:pos="4252"/>
        <w:tab w:val="right" w:pos="8504"/>
      </w:tabs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7202E3"/>
  </w:style>
  <w:style w:type="character" w:customStyle="1" w:styleId="term">
    <w:name w:val="term"/>
    <w:basedOn w:val="Tipodeletrapredefinidodopargrafo"/>
    <w:rsid w:val="00EB440B"/>
  </w:style>
  <w:style w:type="paragraph" w:styleId="PargrafodaLista">
    <w:name w:val="List Paragraph"/>
    <w:basedOn w:val="Normal"/>
    <w:uiPriority w:val="34"/>
    <w:qFormat/>
    <w:rsid w:val="00EB440B"/>
    <w:pPr>
      <w:ind w:left="720"/>
      <w:contextualSpacing/>
    </w:pPr>
  </w:style>
  <w:style w:type="character" w:customStyle="1" w:styleId="crayon-e">
    <w:name w:val="crayon-e"/>
    <w:basedOn w:val="Tipodeletrapredefinidodopargrafo"/>
    <w:rsid w:val="006B0033"/>
  </w:style>
  <w:style w:type="character" w:customStyle="1" w:styleId="crayon-v">
    <w:name w:val="crayon-v"/>
    <w:basedOn w:val="Tipodeletrapredefinidodopargrafo"/>
    <w:rsid w:val="006B0033"/>
  </w:style>
  <w:style w:type="character" w:customStyle="1" w:styleId="crayon-h">
    <w:name w:val="crayon-h"/>
    <w:basedOn w:val="Tipodeletrapredefinidodopargrafo"/>
    <w:rsid w:val="006B0033"/>
  </w:style>
  <w:style w:type="character" w:customStyle="1" w:styleId="crayon-o">
    <w:name w:val="crayon-o"/>
    <w:basedOn w:val="Tipodeletrapredefinidodopargrafo"/>
    <w:rsid w:val="006B0033"/>
  </w:style>
  <w:style w:type="character" w:customStyle="1" w:styleId="crayon-sy">
    <w:name w:val="crayon-sy"/>
    <w:basedOn w:val="Tipodeletrapredefinidodopargrafo"/>
    <w:rsid w:val="006B0033"/>
  </w:style>
  <w:style w:type="character" w:customStyle="1" w:styleId="crayon-c">
    <w:name w:val="crayon-c"/>
    <w:basedOn w:val="Tipodeletrapredefinidodopargrafo"/>
    <w:rsid w:val="006B0033"/>
  </w:style>
  <w:style w:type="character" w:customStyle="1" w:styleId="crayon-cn">
    <w:name w:val="crayon-cn"/>
    <w:basedOn w:val="Tipodeletrapredefinidodopargrafo"/>
    <w:rsid w:val="006B0033"/>
  </w:style>
  <w:style w:type="character" w:styleId="Hiperligao">
    <w:name w:val="Hyperlink"/>
    <w:basedOn w:val="Tipodeletrapredefinidodopargrafo"/>
    <w:uiPriority w:val="99"/>
    <w:unhideWhenUsed/>
    <w:rsid w:val="006B0033"/>
    <w:rPr>
      <w:color w:val="0563C1" w:themeColor="hyperlink"/>
      <w:u w:val="single"/>
    </w:rPr>
  </w:style>
  <w:style w:type="character" w:customStyle="1" w:styleId="crayon-i">
    <w:name w:val="crayon-i"/>
    <w:basedOn w:val="Tipodeletrapredefinidodopargrafo"/>
    <w:rsid w:val="00E550D7"/>
  </w:style>
  <w:style w:type="character" w:customStyle="1" w:styleId="crayon-t">
    <w:name w:val="crayon-t"/>
    <w:basedOn w:val="Tipodeletrapredefinidodopargrafo"/>
    <w:rsid w:val="002B7843"/>
  </w:style>
  <w:style w:type="character" w:styleId="Hiperligaovisitada">
    <w:name w:val="FollowedHyperlink"/>
    <w:basedOn w:val="Tipodeletrapredefinidodopargrafo"/>
    <w:uiPriority w:val="99"/>
    <w:semiHidden/>
    <w:unhideWhenUsed/>
    <w:rsid w:val="00BE133D"/>
    <w:rPr>
      <w:color w:val="954F72" w:themeColor="followedHyperlink"/>
      <w:u w:val="single"/>
    </w:rPr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B22E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B22E8E"/>
    <w:rPr>
      <w:rFonts w:ascii="Courier New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B22E8E"/>
    <w:rPr>
      <w:rFonts w:ascii="Courier New" w:eastAsiaTheme="minorHAnsi" w:hAnsi="Courier New" w:cs="Courier New"/>
      <w:sz w:val="20"/>
      <w:szCs w:val="20"/>
    </w:rPr>
  </w:style>
  <w:style w:type="character" w:customStyle="1" w:styleId="hljs-keyword">
    <w:name w:val="hljs-keyword"/>
    <w:basedOn w:val="Tipodeletrapredefinidodopargrafo"/>
    <w:rsid w:val="00B22E8E"/>
  </w:style>
  <w:style w:type="character" w:customStyle="1" w:styleId="hljs-string">
    <w:name w:val="hljs-string"/>
    <w:basedOn w:val="Tipodeletrapredefinidodopargrafo"/>
    <w:rsid w:val="00B22E8E"/>
  </w:style>
  <w:style w:type="character" w:customStyle="1" w:styleId="hljs-variable">
    <w:name w:val="hljs-variable"/>
    <w:basedOn w:val="Tipodeletrapredefinidodopargrafo"/>
    <w:rsid w:val="00B22E8E"/>
  </w:style>
  <w:style w:type="character" w:customStyle="1" w:styleId="hljs-number">
    <w:name w:val="hljs-number"/>
    <w:basedOn w:val="Tipodeletrapredefinidodopargrafo"/>
    <w:rsid w:val="00B22E8E"/>
  </w:style>
  <w:style w:type="character" w:customStyle="1" w:styleId="Ttulo1Carcter">
    <w:name w:val="Título 1 Carácter"/>
    <w:basedOn w:val="Tipodeletrapredefinidodopargrafo"/>
    <w:link w:val="Ttulo1"/>
    <w:uiPriority w:val="9"/>
    <w:rsid w:val="00224981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customStyle="1" w:styleId="5yl5">
    <w:name w:val="_5yl5"/>
    <w:basedOn w:val="Tipodeletrapredefinidodopargrafo"/>
    <w:rsid w:val="005A735C"/>
  </w:style>
  <w:style w:type="character" w:styleId="Refdecomentrio">
    <w:name w:val="annotation reference"/>
    <w:basedOn w:val="Tipodeletrapredefinidodopargrafo"/>
    <w:uiPriority w:val="99"/>
    <w:semiHidden/>
    <w:unhideWhenUsed/>
    <w:rsid w:val="00BE4D5C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BE4D5C"/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BE4D5C"/>
    <w:rPr>
      <w:rFonts w:ascii="Times New Roman" w:hAnsi="Times New Roman" w:cs="Times New Roman"/>
      <w:sz w:val="20"/>
      <w:szCs w:val="20"/>
      <w:lang w:eastAsia="pt-PT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BE4D5C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BE4D5C"/>
    <w:rPr>
      <w:rFonts w:ascii="Times New Roman" w:hAnsi="Times New Roman" w:cs="Times New Roman"/>
      <w:b/>
      <w:bCs/>
      <w:sz w:val="20"/>
      <w:szCs w:val="20"/>
      <w:lang w:eastAsia="pt-PT"/>
    </w:rPr>
  </w:style>
  <w:style w:type="paragraph" w:styleId="Textodebalo">
    <w:name w:val="Balloon Text"/>
    <w:basedOn w:val="Normal"/>
    <w:link w:val="TextodebaloCarcter"/>
    <w:uiPriority w:val="99"/>
    <w:semiHidden/>
    <w:unhideWhenUsed/>
    <w:rsid w:val="00BE4D5C"/>
    <w:rPr>
      <w:rFonts w:ascii="Segoe UI" w:hAnsi="Segoe UI" w:cs="Segoe UI"/>
      <w:sz w:val="18"/>
      <w:szCs w:val="18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BE4D5C"/>
    <w:rPr>
      <w:rFonts w:ascii="Segoe UI" w:hAnsi="Segoe UI" w:cs="Segoe UI"/>
      <w:sz w:val="18"/>
      <w:szCs w:val="18"/>
      <w:lang w:eastAsia="pt-PT"/>
    </w:rPr>
  </w:style>
  <w:style w:type="character" w:styleId="Forte">
    <w:name w:val="Strong"/>
    <w:basedOn w:val="Tipodeletrapredefinidodopargrafo"/>
    <w:uiPriority w:val="22"/>
    <w:qFormat/>
    <w:rsid w:val="00224981"/>
    <w:rPr>
      <w:b/>
      <w:bCs/>
    </w:rPr>
  </w:style>
  <w:style w:type="character" w:customStyle="1" w:styleId="Ttulo2Carcter">
    <w:name w:val="Título 2 Carácter"/>
    <w:basedOn w:val="Tipodeletrapredefinidodopargrafo"/>
    <w:link w:val="Ttulo2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cter">
    <w:name w:val="Título 3 Carácter"/>
    <w:basedOn w:val="Tipodeletrapredefinidodopargrafo"/>
    <w:link w:val="Ttulo3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arcter">
    <w:name w:val="Título 4 Carácter"/>
    <w:basedOn w:val="Tipodeletrapredefinidodopargrafo"/>
    <w:link w:val="Ttulo4"/>
    <w:uiPriority w:val="9"/>
    <w:rsid w:val="00224981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arcter">
    <w:name w:val="Título 5 Carácter"/>
    <w:basedOn w:val="Tipodeletrapredefinidodopargrafo"/>
    <w:link w:val="Ttulo5"/>
    <w:uiPriority w:val="9"/>
    <w:semiHidden/>
    <w:rsid w:val="00224981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arcter">
    <w:name w:val="Título 6 Carácter"/>
    <w:basedOn w:val="Tipodeletrapredefinidodopargrafo"/>
    <w:link w:val="Ttulo6"/>
    <w:uiPriority w:val="9"/>
    <w:semiHidden/>
    <w:rsid w:val="00224981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arcter">
    <w:name w:val="Título 7 Carácter"/>
    <w:basedOn w:val="Tipodeletrapredefinidodopargrafo"/>
    <w:link w:val="Ttulo7"/>
    <w:uiPriority w:val="9"/>
    <w:semiHidden/>
    <w:rsid w:val="00224981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arcter">
    <w:name w:val="Título 8 Carácter"/>
    <w:basedOn w:val="Tipodeletrapredefinidodopargrafo"/>
    <w:link w:val="Ttulo8"/>
    <w:uiPriority w:val="9"/>
    <w:semiHidden/>
    <w:rsid w:val="00224981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arcter">
    <w:name w:val="Título 9 Carácter"/>
    <w:basedOn w:val="Tipodeletrapredefinidodopargrafo"/>
    <w:link w:val="Ttulo9"/>
    <w:uiPriority w:val="9"/>
    <w:semiHidden/>
    <w:rsid w:val="0022498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224981"/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cter"/>
    <w:uiPriority w:val="10"/>
    <w:qFormat/>
    <w:rsid w:val="00224981"/>
    <w:pPr>
      <w:spacing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22498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224981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224981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nfase">
    <w:name w:val="Emphasis"/>
    <w:basedOn w:val="Tipodeletrapredefinidodopargrafo"/>
    <w:uiPriority w:val="20"/>
    <w:qFormat/>
    <w:rsid w:val="00224981"/>
    <w:rPr>
      <w:i/>
      <w:iCs/>
    </w:rPr>
  </w:style>
  <w:style w:type="paragraph" w:styleId="SemEspaamento">
    <w:name w:val="No Spacing"/>
    <w:uiPriority w:val="1"/>
    <w:qFormat/>
    <w:rsid w:val="00224981"/>
    <w:pPr>
      <w:spacing w:after="0" w:line="240" w:lineRule="auto"/>
    </w:pPr>
  </w:style>
  <w:style w:type="paragraph" w:styleId="Citao">
    <w:name w:val="Quote"/>
    <w:basedOn w:val="Normal"/>
    <w:next w:val="Normal"/>
    <w:link w:val="CitaoCarcter"/>
    <w:uiPriority w:val="29"/>
    <w:qFormat/>
    <w:rsid w:val="00224981"/>
    <w:pPr>
      <w:spacing w:before="120" w:after="120"/>
      <w:ind w:left="720"/>
    </w:pPr>
    <w:rPr>
      <w:color w:val="44546A" w:themeColor="text2"/>
    </w:rPr>
  </w:style>
  <w:style w:type="character" w:customStyle="1" w:styleId="CitaoCarcter">
    <w:name w:val="Citação Carácter"/>
    <w:basedOn w:val="Tipodeletrapredefinidodopargrafo"/>
    <w:link w:val="Citao"/>
    <w:uiPriority w:val="29"/>
    <w:rsid w:val="00224981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cter"/>
    <w:uiPriority w:val="30"/>
    <w:qFormat/>
    <w:rsid w:val="00224981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cter">
    <w:name w:val="Citação Intensa Carácter"/>
    <w:basedOn w:val="Tipodeletrapredefinidodopargrafo"/>
    <w:link w:val="CitaoIntensa"/>
    <w:uiPriority w:val="30"/>
    <w:rsid w:val="0022498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o">
    <w:name w:val="Subtle Emphasis"/>
    <w:basedOn w:val="Tipodeletrapredefinidodopargrafo"/>
    <w:uiPriority w:val="19"/>
    <w:qFormat/>
    <w:rsid w:val="00224981"/>
    <w:rPr>
      <w:i/>
      <w:iCs/>
      <w:color w:val="595959" w:themeColor="text1" w:themeTint="A6"/>
    </w:rPr>
  </w:style>
  <w:style w:type="character" w:styleId="nfaseIntenso">
    <w:name w:val="Intense Emphasis"/>
    <w:basedOn w:val="Tipodeletrapredefinidodopargrafo"/>
    <w:uiPriority w:val="21"/>
    <w:qFormat/>
    <w:rsid w:val="00224981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22498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224981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224981"/>
    <w:rPr>
      <w:b/>
      <w:bCs/>
      <w:smallCaps/>
      <w:spacing w:val="10"/>
    </w:rPr>
  </w:style>
  <w:style w:type="paragraph" w:styleId="Ttulodondice">
    <w:name w:val="TOC Heading"/>
    <w:basedOn w:val="Ttulo1"/>
    <w:next w:val="Normal"/>
    <w:uiPriority w:val="39"/>
    <w:unhideWhenUsed/>
    <w:qFormat/>
    <w:rsid w:val="00224981"/>
    <w:pPr>
      <w:numPr>
        <w:numId w:val="0"/>
      </w:numPr>
      <w:outlineLvl w:val="9"/>
    </w:pPr>
  </w:style>
  <w:style w:type="character" w:styleId="TextodoMarcadordePosio">
    <w:name w:val="Placeholder Text"/>
    <w:basedOn w:val="Tipodeletrapredefinidodopargrafo"/>
    <w:uiPriority w:val="99"/>
    <w:semiHidden/>
    <w:rsid w:val="00143EB3"/>
    <w:rPr>
      <w:color w:val="808080"/>
    </w:rPr>
  </w:style>
  <w:style w:type="paragraph" w:styleId="ndice1">
    <w:name w:val="toc 1"/>
    <w:basedOn w:val="Normal"/>
    <w:next w:val="Normal"/>
    <w:autoRedefine/>
    <w:uiPriority w:val="39"/>
    <w:unhideWhenUsed/>
    <w:rsid w:val="00ED4F4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ED4F46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3B4623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D876B1"/>
    <w:pPr>
      <w:spacing w:before="100" w:beforeAutospacing="1" w:after="100" w:afterAutospacing="1"/>
    </w:pPr>
  </w:style>
  <w:style w:type="paragraph" w:styleId="Reviso">
    <w:name w:val="Revision"/>
    <w:hidden/>
    <w:uiPriority w:val="99"/>
    <w:semiHidden/>
    <w:rsid w:val="004A353F"/>
    <w:pPr>
      <w:spacing w:after="0" w:line="240" w:lineRule="auto"/>
    </w:pPr>
    <w:rPr>
      <w:rFonts w:ascii="Times New Roman" w:hAnsi="Times New Roman" w:cs="Times New Roman"/>
      <w:sz w:val="24"/>
      <w:szCs w:val="24"/>
      <w:lang w:eastAsia="pt-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02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80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6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3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9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29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2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3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0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2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8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0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33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5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97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59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4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5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1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1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0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7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7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0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69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rubygems.org/gems/paperclip" TargetMode="External"/><Relationship Id="rId26" Type="http://schemas.openxmlformats.org/officeDocument/2006/relationships/hyperlink" Target="https://rubygems.org/gems/jquery-rails" TargetMode="External"/><Relationship Id="rId39" Type="http://schemas.openxmlformats.org/officeDocument/2006/relationships/hyperlink" Target="https://github.com/nelsonmpg/IPTomar-MEI-IoT-ES.git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bygems.org/gems/will_paginate" TargetMode="External"/><Relationship Id="rId34" Type="http://schemas.openxmlformats.org/officeDocument/2006/relationships/image" Target="media/image15.png"/><Relationship Id="rId42" Type="http://schemas.openxmlformats.org/officeDocument/2006/relationships/hyperlink" Target="https://rubygems.org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www.profissionaisti.com.br/2013/02/a-importancia-dos-requisitos-nao-funcionais/" TargetMode="External"/><Relationship Id="rId17" Type="http://schemas.openxmlformats.org/officeDocument/2006/relationships/image" Target="media/image9.png"/><Relationship Id="rId25" Type="http://schemas.openxmlformats.org/officeDocument/2006/relationships/hyperlink" Target="https://rubygems.org/gems/font-awesome-sass" TargetMode="External"/><Relationship Id="rId33" Type="http://schemas.openxmlformats.org/officeDocument/2006/relationships/image" Target="media/image14.png"/><Relationship Id="rId38" Type="http://schemas.openxmlformats.org/officeDocument/2006/relationships/hyperlink" Target="https://www.virtualbox.org/wiki/Downloads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rubygems.org/gems/rails_admin" TargetMode="External"/><Relationship Id="rId29" Type="http://schemas.openxmlformats.org/officeDocument/2006/relationships/image" Target="media/image10.png"/><Relationship Id="rId41" Type="http://schemas.openxmlformats.org/officeDocument/2006/relationships/hyperlink" Target="http://www.tiobe.com/tiobe-index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rubygems.org/gems/filesize" TargetMode="External"/><Relationship Id="rId32" Type="http://schemas.openxmlformats.org/officeDocument/2006/relationships/image" Target="media/image13.png"/><Relationship Id="rId37" Type="http://schemas.openxmlformats.org/officeDocument/2006/relationships/hyperlink" Target="https://www.vagrantup.com/downloads.html" TargetMode="External"/><Relationship Id="rId40" Type="http://schemas.openxmlformats.org/officeDocument/2006/relationships/hyperlink" Target="http://www.ruby-lang.org/pt/%20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rubygems.org/gems/will_paginate-bootstrap" TargetMode="External"/><Relationship Id="rId28" Type="http://schemas.openxmlformats.org/officeDocument/2006/relationships/hyperlink" Target="https://rubygems.org/gems/kaminari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rubygems.org/gems/devise" TargetMode="External"/><Relationship Id="rId31" Type="http://schemas.openxmlformats.org/officeDocument/2006/relationships/image" Target="media/image12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rubygems.org/gems/sqlite3" TargetMode="External"/><Relationship Id="rId27" Type="http://schemas.openxmlformats.org/officeDocument/2006/relationships/hyperlink" Target="https://rubygems.org/gems/coffee-rails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B265BDF-6EBD-48AC-8224-81A113B58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5887</Words>
  <Characters>31790</Characters>
  <Application>Microsoft Office Word</Application>
  <DocSecurity>0</DocSecurity>
  <Lines>264</Lines>
  <Paragraphs>75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Repositório de Projetos do IPT</vt:lpstr>
    </vt:vector>
  </TitlesOfParts>
  <Company/>
  <LinksUpToDate>false</LinksUpToDate>
  <CharactersWithSpaces>37602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Repositório de Projetos do IPT</dc:title>
  <dc:creator>Utilizador do Microsoft Office</dc:creator>
  <cp:lastModifiedBy>Latitude</cp:lastModifiedBy>
  <cp:revision>2</cp:revision>
  <cp:lastPrinted>2017-01-20T20:27:00Z</cp:lastPrinted>
  <dcterms:created xsi:type="dcterms:W3CDTF">2017-01-23T22:46:00Z</dcterms:created>
  <dcterms:modified xsi:type="dcterms:W3CDTF">2017-01-23T22:46:00Z</dcterms:modified>
</cp:coreProperties>
</file>